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38FC" w:rsidRDefault="002D38FC">
      <w:pPr>
        <w:pStyle w:val="Inhaltsverzeichnisberschrift"/>
        <w:rPr>
          <w:rFonts w:ascii="Arial" w:eastAsiaTheme="minorHAnsi" w:hAnsi="Arial" w:cs="Arial"/>
          <w:color w:val="auto"/>
          <w:sz w:val="22"/>
          <w:szCs w:val="22"/>
          <w:lang w:eastAsia="en-US"/>
        </w:rPr>
      </w:pPr>
    </w:p>
    <w:p w:rsidR="002D38FC" w:rsidRDefault="002D38FC" w:rsidP="002D38FC">
      <w:pPr>
        <w:pStyle w:val="Inhaltsverzeichnisberschrift"/>
        <w:rPr>
          <w:rFonts w:ascii="Arial" w:eastAsiaTheme="minorHAnsi" w:hAnsi="Arial" w:cs="Arial"/>
          <w:color w:val="auto"/>
          <w:sz w:val="22"/>
          <w:szCs w:val="22"/>
          <w:lang w:eastAsia="en-US"/>
        </w:rPr>
      </w:pPr>
    </w:p>
    <w:p w:rsidR="002D38FC" w:rsidRPr="002C56FD" w:rsidRDefault="002D38FC" w:rsidP="002D38FC"/>
    <w:p w:rsidR="002D38FC" w:rsidRDefault="002D38FC" w:rsidP="002D38FC"/>
    <w:p w:rsidR="002D38FC" w:rsidRDefault="002D38FC" w:rsidP="002D38FC"/>
    <w:p w:rsidR="002D38FC" w:rsidRDefault="002D38FC" w:rsidP="002D38FC"/>
    <w:p w:rsidR="002D38FC" w:rsidRDefault="002D38FC" w:rsidP="002D38FC"/>
    <w:p w:rsidR="002D38FC" w:rsidRDefault="002D38FC" w:rsidP="002D38FC"/>
    <w:p w:rsidR="002D38FC" w:rsidRDefault="002D38FC" w:rsidP="002D38FC">
      <w:r w:rsidRPr="003642B8">
        <w:rPr>
          <w:noProof/>
          <w:lang w:eastAsia="de-DE"/>
        </w:rPr>
        <w:drawing>
          <wp:anchor distT="0" distB="0" distL="114300" distR="114300" simplePos="0" relativeHeight="251644416" behindDoc="1" locked="0" layoutInCell="1" allowOverlap="1">
            <wp:simplePos x="0" y="0"/>
            <wp:positionH relativeFrom="column">
              <wp:posOffset>-42545</wp:posOffset>
            </wp:positionH>
            <wp:positionV relativeFrom="paragraph">
              <wp:posOffset>342265</wp:posOffset>
            </wp:positionV>
            <wp:extent cx="1533525" cy="1533525"/>
            <wp:effectExtent l="0" t="0" r="0" b="0"/>
            <wp:wrapTight wrapText="bothSides">
              <wp:wrapPolygon edited="0">
                <wp:start x="9928" y="537"/>
                <wp:lineTo x="7513" y="1342"/>
                <wp:lineTo x="2415" y="4293"/>
                <wp:lineTo x="2415" y="5366"/>
                <wp:lineTo x="1342" y="7781"/>
                <wp:lineTo x="805" y="10196"/>
                <wp:lineTo x="1342" y="14221"/>
                <wp:lineTo x="4293" y="18783"/>
                <wp:lineTo x="8855" y="20393"/>
                <wp:lineTo x="9928" y="20929"/>
                <wp:lineTo x="11538" y="20929"/>
                <wp:lineTo x="17173" y="18783"/>
                <wp:lineTo x="20393" y="13953"/>
                <wp:lineTo x="20929" y="9660"/>
                <wp:lineTo x="19319" y="4293"/>
                <wp:lineTo x="13953" y="1342"/>
                <wp:lineTo x="11538" y="537"/>
                <wp:lineTo x="9928" y="537"/>
              </wp:wrapPolygon>
            </wp:wrapTight>
            <wp:docPr id="2" name="Grafik 2" descr="C:\Users\soch\Documents\GitHub\PWSafe\app\src\main\icon_launcher-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ch\Documents\GitHub\PWSafe\app\src\main\icon_launcher-web.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33525" cy="1533525"/>
                    </a:xfrm>
                    <a:prstGeom prst="rect">
                      <a:avLst/>
                    </a:prstGeom>
                    <a:noFill/>
                    <a:ln>
                      <a:noFill/>
                    </a:ln>
                  </pic:spPr>
                </pic:pic>
              </a:graphicData>
            </a:graphic>
          </wp:anchor>
        </w:drawing>
      </w:r>
    </w:p>
    <w:p w:rsidR="002D38FC" w:rsidRPr="003642B8" w:rsidRDefault="002D38FC" w:rsidP="002D38FC">
      <w:pPr>
        <w:rPr>
          <w:color w:val="00F700"/>
          <w:sz w:val="96"/>
          <w:szCs w:val="96"/>
        </w:rPr>
      </w:pPr>
      <w:proofErr w:type="spellStart"/>
      <w:r w:rsidRPr="003642B8">
        <w:rPr>
          <w:color w:val="00F700"/>
          <w:sz w:val="96"/>
          <w:szCs w:val="96"/>
        </w:rPr>
        <w:t>PWSafe</w:t>
      </w:r>
      <w:proofErr w:type="spellEnd"/>
    </w:p>
    <w:p w:rsidR="002D38FC" w:rsidRDefault="002D38FC" w:rsidP="002D38FC">
      <w:pPr>
        <w:rPr>
          <w:rFonts w:ascii="Calibri Light" w:hAnsi="Calibri Light"/>
          <w:color w:val="00F700"/>
          <w:sz w:val="40"/>
          <w:szCs w:val="40"/>
        </w:rPr>
      </w:pPr>
      <w:r w:rsidRPr="003642B8">
        <w:rPr>
          <w:rFonts w:ascii="Calibri Light" w:hAnsi="Calibri Light"/>
          <w:color w:val="00F700"/>
          <w:sz w:val="40"/>
          <w:szCs w:val="40"/>
        </w:rPr>
        <w:t>Android-App zur Passwortverwaltung</w:t>
      </w:r>
    </w:p>
    <w:p w:rsidR="002D38FC" w:rsidRDefault="002D38FC" w:rsidP="002D38FC">
      <w:pPr>
        <w:rPr>
          <w:rFonts w:ascii="Calibri Light" w:hAnsi="Calibri Light"/>
          <w:color w:val="00F700"/>
          <w:sz w:val="40"/>
          <w:szCs w:val="40"/>
        </w:rPr>
      </w:pPr>
    </w:p>
    <w:p w:rsidR="002D38FC" w:rsidRDefault="002D38FC" w:rsidP="002D38FC">
      <w:pPr>
        <w:rPr>
          <w:rFonts w:ascii="Calibri Light" w:hAnsi="Calibri Light"/>
          <w:color w:val="00F700"/>
          <w:sz w:val="40"/>
          <w:szCs w:val="40"/>
        </w:rPr>
      </w:pPr>
    </w:p>
    <w:p w:rsidR="002D38FC" w:rsidRDefault="002D38FC" w:rsidP="002D38FC">
      <w:pPr>
        <w:rPr>
          <w:rFonts w:ascii="Calibri Light" w:hAnsi="Calibri Light"/>
          <w:color w:val="00F700"/>
          <w:sz w:val="40"/>
          <w:szCs w:val="40"/>
        </w:rPr>
      </w:pPr>
    </w:p>
    <w:p w:rsidR="002D38FC" w:rsidRDefault="002D38FC" w:rsidP="002D38FC">
      <w:pPr>
        <w:rPr>
          <w:rFonts w:ascii="Calibri Light" w:hAnsi="Calibri Light"/>
          <w:color w:val="00F700"/>
          <w:sz w:val="40"/>
          <w:szCs w:val="40"/>
        </w:rPr>
      </w:pPr>
    </w:p>
    <w:p w:rsidR="002D38FC" w:rsidRDefault="002D38FC" w:rsidP="002D38FC">
      <w:pPr>
        <w:rPr>
          <w:rFonts w:ascii="Calibri Light" w:hAnsi="Calibri Light"/>
          <w:color w:val="00F700"/>
          <w:sz w:val="40"/>
          <w:szCs w:val="40"/>
        </w:rPr>
      </w:pPr>
    </w:p>
    <w:p w:rsidR="002D38FC" w:rsidRDefault="002D38FC" w:rsidP="002D38FC">
      <w:pPr>
        <w:rPr>
          <w:rFonts w:ascii="Calibri Light" w:hAnsi="Calibri Light"/>
          <w:color w:val="00F700"/>
          <w:sz w:val="40"/>
          <w:szCs w:val="40"/>
        </w:rPr>
      </w:pPr>
    </w:p>
    <w:p w:rsidR="002D38FC" w:rsidRDefault="002D38FC" w:rsidP="002D38FC">
      <w:pPr>
        <w:rPr>
          <w:rFonts w:ascii="Calibri Light" w:hAnsi="Calibri Light"/>
          <w:color w:val="00F700"/>
          <w:sz w:val="40"/>
          <w:szCs w:val="40"/>
        </w:rPr>
      </w:pPr>
    </w:p>
    <w:p w:rsidR="002D38FC" w:rsidRDefault="002D38FC" w:rsidP="002D38FC">
      <w:pPr>
        <w:rPr>
          <w:rFonts w:ascii="Calibri Light" w:hAnsi="Calibri Light"/>
          <w:color w:val="00F700"/>
          <w:sz w:val="40"/>
          <w:szCs w:val="40"/>
        </w:rPr>
      </w:pPr>
    </w:p>
    <w:p w:rsidR="002D38FC" w:rsidRPr="002D38FC" w:rsidRDefault="002D38FC" w:rsidP="002D38FC">
      <w:pPr>
        <w:spacing w:after="200" w:line="276" w:lineRule="auto"/>
        <w:rPr>
          <w:rFonts w:cs="Arial"/>
          <w:lang w:val="en-GB"/>
        </w:rPr>
      </w:pPr>
      <w:proofErr w:type="spellStart"/>
      <w:r w:rsidRPr="003642B8">
        <w:rPr>
          <w:rFonts w:ascii="Calibri" w:hAnsi="Calibri"/>
          <w:b/>
          <w:lang w:val="en-GB"/>
        </w:rPr>
        <w:t>Modul</w:t>
      </w:r>
      <w:proofErr w:type="spellEnd"/>
      <w:r w:rsidRPr="003642B8">
        <w:rPr>
          <w:rFonts w:ascii="Calibri" w:hAnsi="Calibri"/>
          <w:lang w:val="en-GB"/>
        </w:rPr>
        <w:t xml:space="preserve">: Software Engineering </w:t>
      </w:r>
      <w:proofErr w:type="gramStart"/>
      <w:r w:rsidRPr="003642B8">
        <w:rPr>
          <w:rFonts w:ascii="Calibri" w:hAnsi="Calibri"/>
          <w:lang w:val="en-GB"/>
        </w:rPr>
        <w:t>I</w:t>
      </w:r>
      <w:proofErr w:type="gramEnd"/>
      <w:r w:rsidRPr="003642B8">
        <w:rPr>
          <w:rFonts w:ascii="Calibri" w:hAnsi="Calibri"/>
          <w:lang w:val="en-GB"/>
        </w:rPr>
        <w:br/>
      </w:r>
      <w:proofErr w:type="spellStart"/>
      <w:r w:rsidRPr="003642B8">
        <w:rPr>
          <w:rFonts w:ascii="Calibri" w:hAnsi="Calibri"/>
          <w:b/>
          <w:lang w:val="en-GB"/>
        </w:rPr>
        <w:t>Dozent</w:t>
      </w:r>
      <w:proofErr w:type="spellEnd"/>
      <w:r>
        <w:rPr>
          <w:rFonts w:ascii="Calibri" w:hAnsi="Calibri"/>
          <w:lang w:val="en-GB"/>
        </w:rPr>
        <w:t>: Prof. Dr. Bernhard Convent</w:t>
      </w:r>
      <w:r w:rsidRPr="002D38FC">
        <w:rPr>
          <w:rFonts w:cs="Arial"/>
          <w:lang w:val="en-GB"/>
        </w:rPr>
        <w:t xml:space="preserve"> </w:t>
      </w:r>
      <w:r w:rsidRPr="002D38FC">
        <w:rPr>
          <w:rFonts w:cs="Arial"/>
          <w:lang w:val="en-GB"/>
        </w:rPr>
        <w:br w:type="page"/>
      </w:r>
    </w:p>
    <w:sdt>
      <w:sdtPr>
        <w:rPr>
          <w:rFonts w:ascii="Arial" w:eastAsiaTheme="minorHAnsi" w:hAnsi="Arial" w:cs="Arial"/>
          <w:color w:val="auto"/>
          <w:sz w:val="22"/>
          <w:szCs w:val="22"/>
          <w:lang w:eastAsia="en-US"/>
        </w:rPr>
        <w:id w:val="778602746"/>
        <w:docPartObj>
          <w:docPartGallery w:val="Table of Contents"/>
          <w:docPartUnique/>
        </w:docPartObj>
      </w:sdtPr>
      <w:sdtEndPr>
        <w:rPr>
          <w:b/>
          <w:bCs/>
        </w:rPr>
      </w:sdtEndPr>
      <w:sdtContent>
        <w:p w:rsidR="00AD5E97" w:rsidRPr="00EC0A9D" w:rsidRDefault="00AD5E97">
          <w:pPr>
            <w:pStyle w:val="Inhaltsverzeichnisberschrift"/>
            <w:rPr>
              <w:rFonts w:ascii="Arial" w:hAnsi="Arial" w:cs="Arial"/>
            </w:rPr>
          </w:pPr>
          <w:r w:rsidRPr="00EC0A9D">
            <w:rPr>
              <w:rFonts w:ascii="Arial" w:hAnsi="Arial" w:cs="Arial"/>
            </w:rPr>
            <w:t>Inhalt</w:t>
          </w:r>
        </w:p>
        <w:p w:rsidR="000C4545" w:rsidRDefault="000C5267">
          <w:pPr>
            <w:pStyle w:val="Verzeichnis1"/>
            <w:tabs>
              <w:tab w:val="left" w:pos="440"/>
              <w:tab w:val="right" w:leader="dot" w:pos="9062"/>
            </w:tabs>
            <w:rPr>
              <w:rFonts w:asciiTheme="minorHAnsi" w:eastAsiaTheme="minorEastAsia" w:hAnsiTheme="minorHAnsi"/>
              <w:noProof/>
              <w:lang w:eastAsia="de-DE"/>
            </w:rPr>
          </w:pPr>
          <w:r w:rsidRPr="000C5267">
            <w:rPr>
              <w:rFonts w:cs="Arial"/>
            </w:rPr>
            <w:fldChar w:fldCharType="begin"/>
          </w:r>
          <w:r w:rsidR="00AD5E97" w:rsidRPr="00EC0A9D">
            <w:rPr>
              <w:rFonts w:cs="Arial"/>
            </w:rPr>
            <w:instrText xml:space="preserve"> TOC \o "1-3" \h \z \u </w:instrText>
          </w:r>
          <w:r w:rsidRPr="000C5267">
            <w:rPr>
              <w:rFonts w:cs="Arial"/>
            </w:rPr>
            <w:fldChar w:fldCharType="separate"/>
          </w:r>
          <w:hyperlink w:anchor="_Toc410842079" w:history="1">
            <w:r w:rsidR="000C4545" w:rsidRPr="005839B5">
              <w:rPr>
                <w:rStyle w:val="Hyperlink"/>
                <w:noProof/>
              </w:rPr>
              <w:t>1.</w:t>
            </w:r>
            <w:r w:rsidR="000C4545">
              <w:rPr>
                <w:rFonts w:asciiTheme="minorHAnsi" w:eastAsiaTheme="minorEastAsia" w:hAnsiTheme="minorHAnsi"/>
                <w:noProof/>
                <w:lang w:eastAsia="de-DE"/>
              </w:rPr>
              <w:tab/>
            </w:r>
            <w:r w:rsidR="000C4545" w:rsidRPr="005839B5">
              <w:rPr>
                <w:rStyle w:val="Hyperlink"/>
                <w:rFonts w:cs="Arial"/>
                <w:noProof/>
              </w:rPr>
              <w:t>Einleitung</w:t>
            </w:r>
            <w:r w:rsidR="000C4545">
              <w:rPr>
                <w:noProof/>
                <w:webHidden/>
              </w:rPr>
              <w:tab/>
            </w:r>
            <w:r>
              <w:rPr>
                <w:noProof/>
                <w:webHidden/>
              </w:rPr>
              <w:fldChar w:fldCharType="begin"/>
            </w:r>
            <w:r w:rsidR="000C4545">
              <w:rPr>
                <w:noProof/>
                <w:webHidden/>
              </w:rPr>
              <w:instrText xml:space="preserve"> PAGEREF _Toc410842079 \h </w:instrText>
            </w:r>
            <w:r>
              <w:rPr>
                <w:noProof/>
                <w:webHidden/>
              </w:rPr>
            </w:r>
            <w:r>
              <w:rPr>
                <w:noProof/>
                <w:webHidden/>
              </w:rPr>
              <w:fldChar w:fldCharType="separate"/>
            </w:r>
            <w:r w:rsidR="000C4545">
              <w:rPr>
                <w:noProof/>
                <w:webHidden/>
              </w:rPr>
              <w:t>3</w:t>
            </w:r>
            <w:r>
              <w:rPr>
                <w:noProof/>
                <w:webHidden/>
              </w:rPr>
              <w:fldChar w:fldCharType="end"/>
            </w:r>
          </w:hyperlink>
        </w:p>
        <w:p w:rsidR="000C4545" w:rsidRDefault="000C5267">
          <w:pPr>
            <w:pStyle w:val="Verzeichnis1"/>
            <w:tabs>
              <w:tab w:val="left" w:pos="660"/>
              <w:tab w:val="right" w:leader="dot" w:pos="9062"/>
            </w:tabs>
            <w:rPr>
              <w:rFonts w:asciiTheme="minorHAnsi" w:eastAsiaTheme="minorEastAsia" w:hAnsiTheme="minorHAnsi"/>
              <w:noProof/>
              <w:lang w:eastAsia="de-DE"/>
            </w:rPr>
          </w:pPr>
          <w:hyperlink w:anchor="_Toc410842080" w:history="1">
            <w:r w:rsidR="000C4545" w:rsidRPr="005839B5">
              <w:rPr>
                <w:rStyle w:val="Hyperlink"/>
                <w:rFonts w:cs="Arial"/>
                <w:noProof/>
              </w:rPr>
              <w:t>1.1</w:t>
            </w:r>
            <w:r w:rsidR="000C4545">
              <w:rPr>
                <w:rFonts w:asciiTheme="minorHAnsi" w:eastAsiaTheme="minorEastAsia" w:hAnsiTheme="minorHAnsi"/>
                <w:noProof/>
                <w:lang w:eastAsia="de-DE"/>
              </w:rPr>
              <w:tab/>
            </w:r>
            <w:r w:rsidR="000C4545" w:rsidRPr="005839B5">
              <w:rPr>
                <w:rStyle w:val="Hyperlink"/>
                <w:rFonts w:cs="Arial"/>
                <w:noProof/>
              </w:rPr>
              <w:t>Ausgangssituation</w:t>
            </w:r>
            <w:r w:rsidR="000C4545">
              <w:rPr>
                <w:noProof/>
                <w:webHidden/>
              </w:rPr>
              <w:tab/>
            </w:r>
            <w:r>
              <w:rPr>
                <w:noProof/>
                <w:webHidden/>
              </w:rPr>
              <w:fldChar w:fldCharType="begin"/>
            </w:r>
            <w:r w:rsidR="000C4545">
              <w:rPr>
                <w:noProof/>
                <w:webHidden/>
              </w:rPr>
              <w:instrText xml:space="preserve"> PAGEREF _Toc410842080 \h </w:instrText>
            </w:r>
            <w:r>
              <w:rPr>
                <w:noProof/>
                <w:webHidden/>
              </w:rPr>
            </w:r>
            <w:r>
              <w:rPr>
                <w:noProof/>
                <w:webHidden/>
              </w:rPr>
              <w:fldChar w:fldCharType="separate"/>
            </w:r>
            <w:r w:rsidR="000C4545">
              <w:rPr>
                <w:noProof/>
                <w:webHidden/>
              </w:rPr>
              <w:t>3</w:t>
            </w:r>
            <w:r>
              <w:rPr>
                <w:noProof/>
                <w:webHidden/>
              </w:rPr>
              <w:fldChar w:fldCharType="end"/>
            </w:r>
          </w:hyperlink>
        </w:p>
        <w:p w:rsidR="000C4545" w:rsidRDefault="000C5267">
          <w:pPr>
            <w:pStyle w:val="Verzeichnis1"/>
            <w:tabs>
              <w:tab w:val="left" w:pos="660"/>
              <w:tab w:val="right" w:leader="dot" w:pos="9062"/>
            </w:tabs>
            <w:rPr>
              <w:rFonts w:asciiTheme="minorHAnsi" w:eastAsiaTheme="minorEastAsia" w:hAnsiTheme="minorHAnsi"/>
              <w:noProof/>
              <w:lang w:eastAsia="de-DE"/>
            </w:rPr>
          </w:pPr>
          <w:hyperlink w:anchor="_Toc410842081" w:history="1">
            <w:r w:rsidR="000C4545" w:rsidRPr="005839B5">
              <w:rPr>
                <w:rStyle w:val="Hyperlink"/>
                <w:rFonts w:cs="Arial"/>
                <w:noProof/>
              </w:rPr>
              <w:t>1.2</w:t>
            </w:r>
            <w:r w:rsidR="000C4545">
              <w:rPr>
                <w:rFonts w:asciiTheme="minorHAnsi" w:eastAsiaTheme="minorEastAsia" w:hAnsiTheme="minorHAnsi"/>
                <w:noProof/>
                <w:lang w:eastAsia="de-DE"/>
              </w:rPr>
              <w:tab/>
            </w:r>
            <w:r w:rsidR="000C4545" w:rsidRPr="005839B5">
              <w:rPr>
                <w:rStyle w:val="Hyperlink"/>
                <w:rFonts w:cs="Arial"/>
                <w:noProof/>
              </w:rPr>
              <w:t>Projektziel</w:t>
            </w:r>
            <w:r w:rsidR="000C4545">
              <w:rPr>
                <w:noProof/>
                <w:webHidden/>
              </w:rPr>
              <w:tab/>
            </w:r>
            <w:r>
              <w:rPr>
                <w:noProof/>
                <w:webHidden/>
              </w:rPr>
              <w:fldChar w:fldCharType="begin"/>
            </w:r>
            <w:r w:rsidR="000C4545">
              <w:rPr>
                <w:noProof/>
                <w:webHidden/>
              </w:rPr>
              <w:instrText xml:space="preserve"> PAGEREF _Toc410842081 \h </w:instrText>
            </w:r>
            <w:r>
              <w:rPr>
                <w:noProof/>
                <w:webHidden/>
              </w:rPr>
            </w:r>
            <w:r>
              <w:rPr>
                <w:noProof/>
                <w:webHidden/>
              </w:rPr>
              <w:fldChar w:fldCharType="separate"/>
            </w:r>
            <w:r w:rsidR="000C4545">
              <w:rPr>
                <w:noProof/>
                <w:webHidden/>
              </w:rPr>
              <w:t>3</w:t>
            </w:r>
            <w:r>
              <w:rPr>
                <w:noProof/>
                <w:webHidden/>
              </w:rPr>
              <w:fldChar w:fldCharType="end"/>
            </w:r>
          </w:hyperlink>
        </w:p>
        <w:p w:rsidR="000C4545" w:rsidRDefault="000C5267">
          <w:pPr>
            <w:pStyle w:val="Verzeichnis1"/>
            <w:tabs>
              <w:tab w:val="left" w:pos="660"/>
              <w:tab w:val="right" w:leader="dot" w:pos="9062"/>
            </w:tabs>
            <w:rPr>
              <w:rFonts w:asciiTheme="minorHAnsi" w:eastAsiaTheme="minorEastAsia" w:hAnsiTheme="minorHAnsi"/>
              <w:noProof/>
              <w:lang w:eastAsia="de-DE"/>
            </w:rPr>
          </w:pPr>
          <w:hyperlink w:anchor="_Toc410842082" w:history="1">
            <w:r w:rsidR="000C4545" w:rsidRPr="005839B5">
              <w:rPr>
                <w:rStyle w:val="Hyperlink"/>
                <w:rFonts w:cs="Arial"/>
                <w:noProof/>
              </w:rPr>
              <w:t>1.3</w:t>
            </w:r>
            <w:r w:rsidR="000C4545">
              <w:rPr>
                <w:rFonts w:asciiTheme="minorHAnsi" w:eastAsiaTheme="minorEastAsia" w:hAnsiTheme="minorHAnsi"/>
                <w:noProof/>
                <w:lang w:eastAsia="de-DE"/>
              </w:rPr>
              <w:tab/>
            </w:r>
            <w:r w:rsidR="000C4545" w:rsidRPr="005839B5">
              <w:rPr>
                <w:rStyle w:val="Hyperlink"/>
                <w:rFonts w:cs="Arial"/>
                <w:noProof/>
              </w:rPr>
              <w:t>Projektabgrenzung</w:t>
            </w:r>
            <w:r w:rsidR="000C4545">
              <w:rPr>
                <w:noProof/>
                <w:webHidden/>
              </w:rPr>
              <w:tab/>
            </w:r>
            <w:r>
              <w:rPr>
                <w:noProof/>
                <w:webHidden/>
              </w:rPr>
              <w:fldChar w:fldCharType="begin"/>
            </w:r>
            <w:r w:rsidR="000C4545">
              <w:rPr>
                <w:noProof/>
                <w:webHidden/>
              </w:rPr>
              <w:instrText xml:space="preserve"> PAGEREF _Toc410842082 \h </w:instrText>
            </w:r>
            <w:r>
              <w:rPr>
                <w:noProof/>
                <w:webHidden/>
              </w:rPr>
            </w:r>
            <w:r>
              <w:rPr>
                <w:noProof/>
                <w:webHidden/>
              </w:rPr>
              <w:fldChar w:fldCharType="separate"/>
            </w:r>
            <w:r w:rsidR="000C4545">
              <w:rPr>
                <w:noProof/>
                <w:webHidden/>
              </w:rPr>
              <w:t>3</w:t>
            </w:r>
            <w:r>
              <w:rPr>
                <w:noProof/>
                <w:webHidden/>
              </w:rPr>
              <w:fldChar w:fldCharType="end"/>
            </w:r>
          </w:hyperlink>
        </w:p>
        <w:p w:rsidR="000C4545" w:rsidRDefault="000C5267">
          <w:pPr>
            <w:pStyle w:val="Verzeichnis1"/>
            <w:tabs>
              <w:tab w:val="left" w:pos="440"/>
              <w:tab w:val="right" w:leader="dot" w:pos="9062"/>
            </w:tabs>
            <w:rPr>
              <w:rFonts w:asciiTheme="minorHAnsi" w:eastAsiaTheme="minorEastAsia" w:hAnsiTheme="minorHAnsi"/>
              <w:noProof/>
              <w:lang w:eastAsia="de-DE"/>
            </w:rPr>
          </w:pPr>
          <w:hyperlink w:anchor="_Toc410842083" w:history="1">
            <w:r w:rsidR="000C4545" w:rsidRPr="005839B5">
              <w:rPr>
                <w:rStyle w:val="Hyperlink"/>
                <w:rFonts w:cs="Arial"/>
                <w:noProof/>
              </w:rPr>
              <w:t>2.</w:t>
            </w:r>
            <w:r w:rsidR="000C4545">
              <w:rPr>
                <w:rFonts w:asciiTheme="minorHAnsi" w:eastAsiaTheme="minorEastAsia" w:hAnsiTheme="minorHAnsi"/>
                <w:noProof/>
                <w:lang w:eastAsia="de-DE"/>
              </w:rPr>
              <w:tab/>
            </w:r>
            <w:r w:rsidR="000C4545" w:rsidRPr="005839B5">
              <w:rPr>
                <w:rStyle w:val="Hyperlink"/>
                <w:rFonts w:cs="Arial"/>
                <w:noProof/>
              </w:rPr>
              <w:t>Planung</w:t>
            </w:r>
            <w:r w:rsidR="000C4545">
              <w:rPr>
                <w:noProof/>
                <w:webHidden/>
              </w:rPr>
              <w:tab/>
            </w:r>
            <w:r>
              <w:rPr>
                <w:noProof/>
                <w:webHidden/>
              </w:rPr>
              <w:fldChar w:fldCharType="begin"/>
            </w:r>
            <w:r w:rsidR="000C4545">
              <w:rPr>
                <w:noProof/>
                <w:webHidden/>
              </w:rPr>
              <w:instrText xml:space="preserve"> PAGEREF _Toc410842083 \h </w:instrText>
            </w:r>
            <w:r>
              <w:rPr>
                <w:noProof/>
                <w:webHidden/>
              </w:rPr>
            </w:r>
            <w:r>
              <w:rPr>
                <w:noProof/>
                <w:webHidden/>
              </w:rPr>
              <w:fldChar w:fldCharType="separate"/>
            </w:r>
            <w:r w:rsidR="000C4545">
              <w:rPr>
                <w:noProof/>
                <w:webHidden/>
              </w:rPr>
              <w:t>4</w:t>
            </w:r>
            <w:r>
              <w:rPr>
                <w:noProof/>
                <w:webHidden/>
              </w:rPr>
              <w:fldChar w:fldCharType="end"/>
            </w:r>
          </w:hyperlink>
        </w:p>
        <w:p w:rsidR="000C4545" w:rsidRDefault="000C5267">
          <w:pPr>
            <w:pStyle w:val="Verzeichnis1"/>
            <w:tabs>
              <w:tab w:val="left" w:pos="660"/>
              <w:tab w:val="right" w:leader="dot" w:pos="9062"/>
            </w:tabs>
            <w:rPr>
              <w:rFonts w:asciiTheme="minorHAnsi" w:eastAsiaTheme="minorEastAsia" w:hAnsiTheme="minorHAnsi"/>
              <w:noProof/>
              <w:lang w:eastAsia="de-DE"/>
            </w:rPr>
          </w:pPr>
          <w:hyperlink w:anchor="_Toc410842084" w:history="1">
            <w:r w:rsidR="000C4545" w:rsidRPr="005839B5">
              <w:rPr>
                <w:rStyle w:val="Hyperlink"/>
                <w:rFonts w:cs="Arial"/>
                <w:noProof/>
              </w:rPr>
              <w:t>2.1</w:t>
            </w:r>
            <w:r w:rsidR="000C4545">
              <w:rPr>
                <w:rFonts w:asciiTheme="minorHAnsi" w:eastAsiaTheme="minorEastAsia" w:hAnsiTheme="minorHAnsi"/>
                <w:noProof/>
                <w:lang w:eastAsia="de-DE"/>
              </w:rPr>
              <w:tab/>
            </w:r>
            <w:r w:rsidR="000C4545" w:rsidRPr="005839B5">
              <w:rPr>
                <w:rStyle w:val="Hyperlink"/>
                <w:rFonts w:cs="Arial"/>
                <w:noProof/>
              </w:rPr>
              <w:t>Geplante Programmentwicklung</w:t>
            </w:r>
            <w:r w:rsidR="000C4545">
              <w:rPr>
                <w:noProof/>
                <w:webHidden/>
              </w:rPr>
              <w:tab/>
            </w:r>
            <w:r>
              <w:rPr>
                <w:noProof/>
                <w:webHidden/>
              </w:rPr>
              <w:fldChar w:fldCharType="begin"/>
            </w:r>
            <w:r w:rsidR="000C4545">
              <w:rPr>
                <w:noProof/>
                <w:webHidden/>
              </w:rPr>
              <w:instrText xml:space="preserve"> PAGEREF _Toc410842084 \h </w:instrText>
            </w:r>
            <w:r>
              <w:rPr>
                <w:noProof/>
                <w:webHidden/>
              </w:rPr>
            </w:r>
            <w:r>
              <w:rPr>
                <w:noProof/>
                <w:webHidden/>
              </w:rPr>
              <w:fldChar w:fldCharType="separate"/>
            </w:r>
            <w:r w:rsidR="000C4545">
              <w:rPr>
                <w:noProof/>
                <w:webHidden/>
              </w:rPr>
              <w:t>4</w:t>
            </w:r>
            <w:r>
              <w:rPr>
                <w:noProof/>
                <w:webHidden/>
              </w:rPr>
              <w:fldChar w:fldCharType="end"/>
            </w:r>
          </w:hyperlink>
        </w:p>
        <w:p w:rsidR="000C4545" w:rsidRDefault="000C5267">
          <w:pPr>
            <w:pStyle w:val="Verzeichnis1"/>
            <w:tabs>
              <w:tab w:val="left" w:pos="660"/>
              <w:tab w:val="right" w:leader="dot" w:pos="9062"/>
            </w:tabs>
            <w:rPr>
              <w:rFonts w:asciiTheme="minorHAnsi" w:eastAsiaTheme="minorEastAsia" w:hAnsiTheme="minorHAnsi"/>
              <w:noProof/>
              <w:lang w:eastAsia="de-DE"/>
            </w:rPr>
          </w:pPr>
          <w:hyperlink w:anchor="_Toc410842085" w:history="1">
            <w:r w:rsidR="000C4545" w:rsidRPr="005839B5">
              <w:rPr>
                <w:rStyle w:val="Hyperlink"/>
                <w:rFonts w:cs="Arial"/>
                <w:noProof/>
              </w:rPr>
              <w:t>2.2</w:t>
            </w:r>
            <w:r w:rsidR="000C4545">
              <w:rPr>
                <w:rFonts w:asciiTheme="minorHAnsi" w:eastAsiaTheme="minorEastAsia" w:hAnsiTheme="minorHAnsi"/>
                <w:noProof/>
                <w:lang w:eastAsia="de-DE"/>
              </w:rPr>
              <w:tab/>
            </w:r>
            <w:r w:rsidR="000C4545" w:rsidRPr="005839B5">
              <w:rPr>
                <w:rStyle w:val="Hyperlink"/>
                <w:rFonts w:cs="Arial"/>
                <w:noProof/>
              </w:rPr>
              <w:t>Geplanter Werkzeugeinsatz</w:t>
            </w:r>
            <w:r w:rsidR="000C4545">
              <w:rPr>
                <w:noProof/>
                <w:webHidden/>
              </w:rPr>
              <w:tab/>
            </w:r>
            <w:r>
              <w:rPr>
                <w:noProof/>
                <w:webHidden/>
              </w:rPr>
              <w:fldChar w:fldCharType="begin"/>
            </w:r>
            <w:r w:rsidR="000C4545">
              <w:rPr>
                <w:noProof/>
                <w:webHidden/>
              </w:rPr>
              <w:instrText xml:space="preserve"> PAGEREF _Toc410842085 \h </w:instrText>
            </w:r>
            <w:r>
              <w:rPr>
                <w:noProof/>
                <w:webHidden/>
              </w:rPr>
            </w:r>
            <w:r>
              <w:rPr>
                <w:noProof/>
                <w:webHidden/>
              </w:rPr>
              <w:fldChar w:fldCharType="separate"/>
            </w:r>
            <w:r w:rsidR="000C4545">
              <w:rPr>
                <w:noProof/>
                <w:webHidden/>
              </w:rPr>
              <w:t>4</w:t>
            </w:r>
            <w:r>
              <w:rPr>
                <w:noProof/>
                <w:webHidden/>
              </w:rPr>
              <w:fldChar w:fldCharType="end"/>
            </w:r>
          </w:hyperlink>
        </w:p>
        <w:p w:rsidR="000C4545" w:rsidRDefault="000C5267">
          <w:pPr>
            <w:pStyle w:val="Verzeichnis1"/>
            <w:tabs>
              <w:tab w:val="left" w:pos="440"/>
              <w:tab w:val="right" w:leader="dot" w:pos="9062"/>
            </w:tabs>
            <w:rPr>
              <w:rFonts w:asciiTheme="minorHAnsi" w:eastAsiaTheme="minorEastAsia" w:hAnsiTheme="minorHAnsi"/>
              <w:noProof/>
              <w:lang w:eastAsia="de-DE"/>
            </w:rPr>
          </w:pPr>
          <w:hyperlink w:anchor="_Toc410842086" w:history="1">
            <w:r w:rsidR="000C4545" w:rsidRPr="005839B5">
              <w:rPr>
                <w:rStyle w:val="Hyperlink"/>
                <w:rFonts w:cs="Arial"/>
                <w:noProof/>
              </w:rPr>
              <w:t>3.</w:t>
            </w:r>
            <w:r w:rsidR="000C4545">
              <w:rPr>
                <w:rFonts w:asciiTheme="minorHAnsi" w:eastAsiaTheme="minorEastAsia" w:hAnsiTheme="minorHAnsi"/>
                <w:noProof/>
                <w:lang w:eastAsia="de-DE"/>
              </w:rPr>
              <w:tab/>
            </w:r>
            <w:r w:rsidR="000C4545" w:rsidRPr="005839B5">
              <w:rPr>
                <w:rStyle w:val="Hyperlink"/>
                <w:rFonts w:cs="Arial"/>
                <w:noProof/>
              </w:rPr>
              <w:t>Realisierung</w:t>
            </w:r>
            <w:r w:rsidR="000C4545">
              <w:rPr>
                <w:noProof/>
                <w:webHidden/>
              </w:rPr>
              <w:tab/>
            </w:r>
            <w:r>
              <w:rPr>
                <w:noProof/>
                <w:webHidden/>
              </w:rPr>
              <w:fldChar w:fldCharType="begin"/>
            </w:r>
            <w:r w:rsidR="000C4545">
              <w:rPr>
                <w:noProof/>
                <w:webHidden/>
              </w:rPr>
              <w:instrText xml:space="preserve"> PAGEREF _Toc410842086 \h </w:instrText>
            </w:r>
            <w:r>
              <w:rPr>
                <w:noProof/>
                <w:webHidden/>
              </w:rPr>
            </w:r>
            <w:r>
              <w:rPr>
                <w:noProof/>
                <w:webHidden/>
              </w:rPr>
              <w:fldChar w:fldCharType="separate"/>
            </w:r>
            <w:r w:rsidR="000C4545">
              <w:rPr>
                <w:noProof/>
                <w:webHidden/>
              </w:rPr>
              <w:t>5</w:t>
            </w:r>
            <w:r>
              <w:rPr>
                <w:noProof/>
                <w:webHidden/>
              </w:rPr>
              <w:fldChar w:fldCharType="end"/>
            </w:r>
          </w:hyperlink>
        </w:p>
        <w:p w:rsidR="000C4545" w:rsidRDefault="000C5267">
          <w:pPr>
            <w:pStyle w:val="Verzeichnis1"/>
            <w:tabs>
              <w:tab w:val="left" w:pos="660"/>
              <w:tab w:val="right" w:leader="dot" w:pos="9062"/>
            </w:tabs>
            <w:rPr>
              <w:rFonts w:asciiTheme="minorHAnsi" w:eastAsiaTheme="minorEastAsia" w:hAnsiTheme="minorHAnsi"/>
              <w:noProof/>
              <w:lang w:eastAsia="de-DE"/>
            </w:rPr>
          </w:pPr>
          <w:hyperlink w:anchor="_Toc410842087" w:history="1">
            <w:r w:rsidR="000C4545" w:rsidRPr="005839B5">
              <w:rPr>
                <w:rStyle w:val="Hyperlink"/>
                <w:rFonts w:cs="Arial"/>
                <w:noProof/>
              </w:rPr>
              <w:t>3.1</w:t>
            </w:r>
            <w:r w:rsidR="000C4545">
              <w:rPr>
                <w:rFonts w:asciiTheme="minorHAnsi" w:eastAsiaTheme="minorEastAsia" w:hAnsiTheme="minorHAnsi"/>
                <w:noProof/>
                <w:lang w:eastAsia="de-DE"/>
              </w:rPr>
              <w:tab/>
            </w:r>
            <w:r w:rsidR="000C4545" w:rsidRPr="005839B5">
              <w:rPr>
                <w:rStyle w:val="Hyperlink"/>
                <w:rFonts w:cs="Arial"/>
                <w:noProof/>
              </w:rPr>
              <w:t>Werkzeuge</w:t>
            </w:r>
            <w:r w:rsidR="000C4545">
              <w:rPr>
                <w:noProof/>
                <w:webHidden/>
              </w:rPr>
              <w:tab/>
            </w:r>
            <w:r>
              <w:rPr>
                <w:noProof/>
                <w:webHidden/>
              </w:rPr>
              <w:fldChar w:fldCharType="begin"/>
            </w:r>
            <w:r w:rsidR="000C4545">
              <w:rPr>
                <w:noProof/>
                <w:webHidden/>
              </w:rPr>
              <w:instrText xml:space="preserve"> PAGEREF _Toc410842087 \h </w:instrText>
            </w:r>
            <w:r>
              <w:rPr>
                <w:noProof/>
                <w:webHidden/>
              </w:rPr>
            </w:r>
            <w:r>
              <w:rPr>
                <w:noProof/>
                <w:webHidden/>
              </w:rPr>
              <w:fldChar w:fldCharType="separate"/>
            </w:r>
            <w:r w:rsidR="000C4545">
              <w:rPr>
                <w:noProof/>
                <w:webHidden/>
              </w:rPr>
              <w:t>5</w:t>
            </w:r>
            <w:r>
              <w:rPr>
                <w:noProof/>
                <w:webHidden/>
              </w:rPr>
              <w:fldChar w:fldCharType="end"/>
            </w:r>
          </w:hyperlink>
        </w:p>
        <w:p w:rsidR="000C4545" w:rsidRDefault="000C5267">
          <w:pPr>
            <w:pStyle w:val="Verzeichnis1"/>
            <w:tabs>
              <w:tab w:val="left" w:pos="880"/>
              <w:tab w:val="right" w:leader="dot" w:pos="9062"/>
            </w:tabs>
            <w:rPr>
              <w:rFonts w:asciiTheme="minorHAnsi" w:eastAsiaTheme="minorEastAsia" w:hAnsiTheme="minorHAnsi"/>
              <w:noProof/>
              <w:lang w:eastAsia="de-DE"/>
            </w:rPr>
          </w:pPr>
          <w:hyperlink w:anchor="_Toc410842088" w:history="1">
            <w:r w:rsidR="000C4545" w:rsidRPr="005839B5">
              <w:rPr>
                <w:rStyle w:val="Hyperlink"/>
                <w:rFonts w:cs="Arial"/>
                <w:noProof/>
              </w:rPr>
              <w:t>3.1.1</w:t>
            </w:r>
            <w:r w:rsidR="000C4545">
              <w:rPr>
                <w:rFonts w:asciiTheme="minorHAnsi" w:eastAsiaTheme="minorEastAsia" w:hAnsiTheme="minorHAnsi"/>
                <w:noProof/>
                <w:lang w:eastAsia="de-DE"/>
              </w:rPr>
              <w:tab/>
            </w:r>
            <w:r w:rsidR="000C4545" w:rsidRPr="005839B5">
              <w:rPr>
                <w:rStyle w:val="Hyperlink"/>
                <w:rFonts w:cs="Arial"/>
                <w:noProof/>
              </w:rPr>
              <w:t>GitHub</w:t>
            </w:r>
            <w:r w:rsidR="000C4545">
              <w:rPr>
                <w:noProof/>
                <w:webHidden/>
              </w:rPr>
              <w:tab/>
            </w:r>
            <w:r>
              <w:rPr>
                <w:noProof/>
                <w:webHidden/>
              </w:rPr>
              <w:fldChar w:fldCharType="begin"/>
            </w:r>
            <w:r w:rsidR="000C4545">
              <w:rPr>
                <w:noProof/>
                <w:webHidden/>
              </w:rPr>
              <w:instrText xml:space="preserve"> PAGEREF _Toc410842088 \h </w:instrText>
            </w:r>
            <w:r>
              <w:rPr>
                <w:noProof/>
                <w:webHidden/>
              </w:rPr>
            </w:r>
            <w:r>
              <w:rPr>
                <w:noProof/>
                <w:webHidden/>
              </w:rPr>
              <w:fldChar w:fldCharType="separate"/>
            </w:r>
            <w:r w:rsidR="000C4545">
              <w:rPr>
                <w:noProof/>
                <w:webHidden/>
              </w:rPr>
              <w:t>5</w:t>
            </w:r>
            <w:r>
              <w:rPr>
                <w:noProof/>
                <w:webHidden/>
              </w:rPr>
              <w:fldChar w:fldCharType="end"/>
            </w:r>
          </w:hyperlink>
        </w:p>
        <w:p w:rsidR="000C4545" w:rsidRDefault="000C5267">
          <w:pPr>
            <w:pStyle w:val="Verzeichnis1"/>
            <w:tabs>
              <w:tab w:val="left" w:pos="880"/>
              <w:tab w:val="right" w:leader="dot" w:pos="9062"/>
            </w:tabs>
            <w:rPr>
              <w:rFonts w:asciiTheme="minorHAnsi" w:eastAsiaTheme="minorEastAsia" w:hAnsiTheme="minorHAnsi"/>
              <w:noProof/>
              <w:lang w:eastAsia="de-DE"/>
            </w:rPr>
          </w:pPr>
          <w:hyperlink w:anchor="_Toc410842089" w:history="1">
            <w:r w:rsidR="000C4545" w:rsidRPr="005839B5">
              <w:rPr>
                <w:rStyle w:val="Hyperlink"/>
                <w:rFonts w:cs="Arial"/>
                <w:noProof/>
              </w:rPr>
              <w:t>3.1.2</w:t>
            </w:r>
            <w:r w:rsidR="000C4545">
              <w:rPr>
                <w:rFonts w:asciiTheme="minorHAnsi" w:eastAsiaTheme="minorEastAsia" w:hAnsiTheme="minorHAnsi"/>
                <w:noProof/>
                <w:lang w:eastAsia="de-DE"/>
              </w:rPr>
              <w:tab/>
            </w:r>
            <w:r w:rsidR="000C4545" w:rsidRPr="005839B5">
              <w:rPr>
                <w:rStyle w:val="Hyperlink"/>
                <w:rFonts w:cs="Arial"/>
                <w:noProof/>
              </w:rPr>
              <w:t>SourceTree</w:t>
            </w:r>
            <w:r w:rsidR="000C4545">
              <w:rPr>
                <w:noProof/>
                <w:webHidden/>
              </w:rPr>
              <w:tab/>
            </w:r>
            <w:r>
              <w:rPr>
                <w:noProof/>
                <w:webHidden/>
              </w:rPr>
              <w:fldChar w:fldCharType="begin"/>
            </w:r>
            <w:r w:rsidR="000C4545">
              <w:rPr>
                <w:noProof/>
                <w:webHidden/>
              </w:rPr>
              <w:instrText xml:space="preserve"> PAGEREF _Toc410842089 \h </w:instrText>
            </w:r>
            <w:r>
              <w:rPr>
                <w:noProof/>
                <w:webHidden/>
              </w:rPr>
            </w:r>
            <w:r>
              <w:rPr>
                <w:noProof/>
                <w:webHidden/>
              </w:rPr>
              <w:fldChar w:fldCharType="separate"/>
            </w:r>
            <w:r w:rsidR="000C4545">
              <w:rPr>
                <w:noProof/>
                <w:webHidden/>
              </w:rPr>
              <w:t>6</w:t>
            </w:r>
            <w:r>
              <w:rPr>
                <w:noProof/>
                <w:webHidden/>
              </w:rPr>
              <w:fldChar w:fldCharType="end"/>
            </w:r>
          </w:hyperlink>
        </w:p>
        <w:p w:rsidR="000C4545" w:rsidRDefault="000C5267">
          <w:pPr>
            <w:pStyle w:val="Verzeichnis1"/>
            <w:tabs>
              <w:tab w:val="left" w:pos="880"/>
              <w:tab w:val="right" w:leader="dot" w:pos="9062"/>
            </w:tabs>
            <w:rPr>
              <w:rFonts w:asciiTheme="minorHAnsi" w:eastAsiaTheme="minorEastAsia" w:hAnsiTheme="minorHAnsi"/>
              <w:noProof/>
              <w:lang w:eastAsia="de-DE"/>
            </w:rPr>
          </w:pPr>
          <w:hyperlink w:anchor="_Toc410842090" w:history="1">
            <w:r w:rsidR="000C4545" w:rsidRPr="005839B5">
              <w:rPr>
                <w:rStyle w:val="Hyperlink"/>
                <w:rFonts w:cs="Arial"/>
                <w:noProof/>
              </w:rPr>
              <w:t>3.1.3</w:t>
            </w:r>
            <w:r w:rsidR="000C4545">
              <w:rPr>
                <w:rFonts w:asciiTheme="minorHAnsi" w:eastAsiaTheme="minorEastAsia" w:hAnsiTheme="minorHAnsi"/>
                <w:noProof/>
                <w:lang w:eastAsia="de-DE"/>
              </w:rPr>
              <w:tab/>
            </w:r>
            <w:r w:rsidR="000C4545" w:rsidRPr="005839B5">
              <w:rPr>
                <w:rStyle w:val="Hyperlink"/>
                <w:rFonts w:cs="Arial"/>
                <w:noProof/>
              </w:rPr>
              <w:t>Android Studio</w:t>
            </w:r>
            <w:r w:rsidR="000C4545">
              <w:rPr>
                <w:noProof/>
                <w:webHidden/>
              </w:rPr>
              <w:tab/>
            </w:r>
            <w:r>
              <w:rPr>
                <w:noProof/>
                <w:webHidden/>
              </w:rPr>
              <w:fldChar w:fldCharType="begin"/>
            </w:r>
            <w:r w:rsidR="000C4545">
              <w:rPr>
                <w:noProof/>
                <w:webHidden/>
              </w:rPr>
              <w:instrText xml:space="preserve"> PAGEREF _Toc410842090 \h </w:instrText>
            </w:r>
            <w:r>
              <w:rPr>
                <w:noProof/>
                <w:webHidden/>
              </w:rPr>
            </w:r>
            <w:r>
              <w:rPr>
                <w:noProof/>
                <w:webHidden/>
              </w:rPr>
              <w:fldChar w:fldCharType="separate"/>
            </w:r>
            <w:r w:rsidR="000C4545">
              <w:rPr>
                <w:noProof/>
                <w:webHidden/>
              </w:rPr>
              <w:t>7</w:t>
            </w:r>
            <w:r>
              <w:rPr>
                <w:noProof/>
                <w:webHidden/>
              </w:rPr>
              <w:fldChar w:fldCharType="end"/>
            </w:r>
          </w:hyperlink>
        </w:p>
        <w:p w:rsidR="000C4545" w:rsidRDefault="000C5267">
          <w:pPr>
            <w:pStyle w:val="Verzeichnis1"/>
            <w:tabs>
              <w:tab w:val="left" w:pos="880"/>
              <w:tab w:val="right" w:leader="dot" w:pos="9062"/>
            </w:tabs>
            <w:rPr>
              <w:rFonts w:asciiTheme="minorHAnsi" w:eastAsiaTheme="minorEastAsia" w:hAnsiTheme="minorHAnsi"/>
              <w:noProof/>
              <w:lang w:eastAsia="de-DE"/>
            </w:rPr>
          </w:pPr>
          <w:hyperlink w:anchor="_Toc410842091" w:history="1">
            <w:r w:rsidR="000C4545" w:rsidRPr="005839B5">
              <w:rPr>
                <w:rStyle w:val="Hyperlink"/>
                <w:rFonts w:cs="Arial"/>
                <w:noProof/>
              </w:rPr>
              <w:t>3.1.4</w:t>
            </w:r>
            <w:r w:rsidR="000C4545">
              <w:rPr>
                <w:rFonts w:asciiTheme="minorHAnsi" w:eastAsiaTheme="minorEastAsia" w:hAnsiTheme="minorHAnsi"/>
                <w:noProof/>
                <w:lang w:eastAsia="de-DE"/>
              </w:rPr>
              <w:tab/>
            </w:r>
            <w:r w:rsidR="000C4545" w:rsidRPr="005839B5">
              <w:rPr>
                <w:rStyle w:val="Hyperlink"/>
                <w:rFonts w:cs="Arial"/>
                <w:noProof/>
              </w:rPr>
              <w:t>Gradle</w:t>
            </w:r>
            <w:r w:rsidR="000C4545">
              <w:rPr>
                <w:noProof/>
                <w:webHidden/>
              </w:rPr>
              <w:tab/>
            </w:r>
            <w:r>
              <w:rPr>
                <w:noProof/>
                <w:webHidden/>
              </w:rPr>
              <w:fldChar w:fldCharType="begin"/>
            </w:r>
            <w:r w:rsidR="000C4545">
              <w:rPr>
                <w:noProof/>
                <w:webHidden/>
              </w:rPr>
              <w:instrText xml:space="preserve"> PAGEREF _Toc410842091 \h </w:instrText>
            </w:r>
            <w:r>
              <w:rPr>
                <w:noProof/>
                <w:webHidden/>
              </w:rPr>
            </w:r>
            <w:r>
              <w:rPr>
                <w:noProof/>
                <w:webHidden/>
              </w:rPr>
              <w:fldChar w:fldCharType="separate"/>
            </w:r>
            <w:r w:rsidR="000C4545">
              <w:rPr>
                <w:noProof/>
                <w:webHidden/>
              </w:rPr>
              <w:t>10</w:t>
            </w:r>
            <w:r>
              <w:rPr>
                <w:noProof/>
                <w:webHidden/>
              </w:rPr>
              <w:fldChar w:fldCharType="end"/>
            </w:r>
          </w:hyperlink>
        </w:p>
        <w:p w:rsidR="000C4545" w:rsidRDefault="000C5267">
          <w:pPr>
            <w:pStyle w:val="Verzeichnis1"/>
            <w:tabs>
              <w:tab w:val="left" w:pos="880"/>
              <w:tab w:val="right" w:leader="dot" w:pos="9062"/>
            </w:tabs>
            <w:rPr>
              <w:rFonts w:asciiTheme="minorHAnsi" w:eastAsiaTheme="minorEastAsia" w:hAnsiTheme="minorHAnsi"/>
              <w:noProof/>
              <w:lang w:eastAsia="de-DE"/>
            </w:rPr>
          </w:pPr>
          <w:hyperlink w:anchor="_Toc410842092" w:history="1">
            <w:r w:rsidR="000C4545" w:rsidRPr="005839B5">
              <w:rPr>
                <w:rStyle w:val="Hyperlink"/>
                <w:rFonts w:cs="Arial"/>
                <w:noProof/>
              </w:rPr>
              <w:t>3.1.5</w:t>
            </w:r>
            <w:r w:rsidR="000C4545">
              <w:rPr>
                <w:rFonts w:asciiTheme="minorHAnsi" w:eastAsiaTheme="minorEastAsia" w:hAnsiTheme="minorHAnsi"/>
                <w:noProof/>
                <w:lang w:eastAsia="de-DE"/>
              </w:rPr>
              <w:tab/>
            </w:r>
            <w:r w:rsidR="000C4545" w:rsidRPr="005839B5">
              <w:rPr>
                <w:rStyle w:val="Hyperlink"/>
                <w:rFonts w:cs="Arial"/>
                <w:noProof/>
              </w:rPr>
              <w:t>Unit Testing</w:t>
            </w:r>
            <w:r w:rsidR="000C4545">
              <w:rPr>
                <w:noProof/>
                <w:webHidden/>
              </w:rPr>
              <w:tab/>
            </w:r>
            <w:r>
              <w:rPr>
                <w:noProof/>
                <w:webHidden/>
              </w:rPr>
              <w:fldChar w:fldCharType="begin"/>
            </w:r>
            <w:r w:rsidR="000C4545">
              <w:rPr>
                <w:noProof/>
                <w:webHidden/>
              </w:rPr>
              <w:instrText xml:space="preserve"> PAGEREF _Toc410842092 \h </w:instrText>
            </w:r>
            <w:r>
              <w:rPr>
                <w:noProof/>
                <w:webHidden/>
              </w:rPr>
            </w:r>
            <w:r>
              <w:rPr>
                <w:noProof/>
                <w:webHidden/>
              </w:rPr>
              <w:fldChar w:fldCharType="separate"/>
            </w:r>
            <w:r w:rsidR="000C4545">
              <w:rPr>
                <w:noProof/>
                <w:webHidden/>
              </w:rPr>
              <w:t>11</w:t>
            </w:r>
            <w:r>
              <w:rPr>
                <w:noProof/>
                <w:webHidden/>
              </w:rPr>
              <w:fldChar w:fldCharType="end"/>
            </w:r>
          </w:hyperlink>
        </w:p>
        <w:p w:rsidR="000C4545" w:rsidRDefault="000C5267">
          <w:pPr>
            <w:pStyle w:val="Verzeichnis1"/>
            <w:tabs>
              <w:tab w:val="left" w:pos="660"/>
              <w:tab w:val="right" w:leader="dot" w:pos="9062"/>
            </w:tabs>
            <w:rPr>
              <w:rFonts w:asciiTheme="minorHAnsi" w:eastAsiaTheme="minorEastAsia" w:hAnsiTheme="minorHAnsi"/>
              <w:noProof/>
              <w:lang w:eastAsia="de-DE"/>
            </w:rPr>
          </w:pPr>
          <w:hyperlink w:anchor="_Toc410842093" w:history="1">
            <w:r w:rsidR="000C4545" w:rsidRPr="005839B5">
              <w:rPr>
                <w:rStyle w:val="Hyperlink"/>
                <w:rFonts w:cs="Arial"/>
                <w:noProof/>
              </w:rPr>
              <w:t>3.2</w:t>
            </w:r>
            <w:r w:rsidR="000C4545">
              <w:rPr>
                <w:rFonts w:asciiTheme="minorHAnsi" w:eastAsiaTheme="minorEastAsia" w:hAnsiTheme="minorHAnsi"/>
                <w:noProof/>
                <w:lang w:eastAsia="de-DE"/>
              </w:rPr>
              <w:tab/>
            </w:r>
            <w:r w:rsidR="000C4545" w:rsidRPr="005839B5">
              <w:rPr>
                <w:rStyle w:val="Hyperlink"/>
                <w:rFonts w:cs="Arial"/>
                <w:noProof/>
              </w:rPr>
              <w:t>Projektverlauf</w:t>
            </w:r>
            <w:r w:rsidR="000C4545">
              <w:rPr>
                <w:noProof/>
                <w:webHidden/>
              </w:rPr>
              <w:tab/>
            </w:r>
            <w:r>
              <w:rPr>
                <w:noProof/>
                <w:webHidden/>
              </w:rPr>
              <w:fldChar w:fldCharType="begin"/>
            </w:r>
            <w:r w:rsidR="000C4545">
              <w:rPr>
                <w:noProof/>
                <w:webHidden/>
              </w:rPr>
              <w:instrText xml:space="preserve"> PAGEREF _Toc410842093 \h </w:instrText>
            </w:r>
            <w:r>
              <w:rPr>
                <w:noProof/>
                <w:webHidden/>
              </w:rPr>
            </w:r>
            <w:r>
              <w:rPr>
                <w:noProof/>
                <w:webHidden/>
              </w:rPr>
              <w:fldChar w:fldCharType="separate"/>
            </w:r>
            <w:r w:rsidR="000C4545">
              <w:rPr>
                <w:noProof/>
                <w:webHidden/>
              </w:rPr>
              <w:t>13</w:t>
            </w:r>
            <w:r>
              <w:rPr>
                <w:noProof/>
                <w:webHidden/>
              </w:rPr>
              <w:fldChar w:fldCharType="end"/>
            </w:r>
          </w:hyperlink>
        </w:p>
        <w:p w:rsidR="000C4545" w:rsidRDefault="000C5267">
          <w:pPr>
            <w:pStyle w:val="Verzeichnis1"/>
            <w:tabs>
              <w:tab w:val="left" w:pos="440"/>
              <w:tab w:val="right" w:leader="dot" w:pos="9062"/>
            </w:tabs>
            <w:rPr>
              <w:rFonts w:asciiTheme="minorHAnsi" w:eastAsiaTheme="minorEastAsia" w:hAnsiTheme="minorHAnsi"/>
              <w:noProof/>
              <w:lang w:eastAsia="de-DE"/>
            </w:rPr>
          </w:pPr>
          <w:hyperlink w:anchor="_Toc410842094" w:history="1">
            <w:r w:rsidR="000C4545" w:rsidRPr="005839B5">
              <w:rPr>
                <w:rStyle w:val="Hyperlink"/>
                <w:rFonts w:cs="Arial"/>
                <w:noProof/>
              </w:rPr>
              <w:t>4.</w:t>
            </w:r>
            <w:r w:rsidR="000C4545">
              <w:rPr>
                <w:rFonts w:asciiTheme="minorHAnsi" w:eastAsiaTheme="minorEastAsia" w:hAnsiTheme="minorHAnsi"/>
                <w:noProof/>
                <w:lang w:eastAsia="de-DE"/>
              </w:rPr>
              <w:tab/>
            </w:r>
            <w:r w:rsidR="000C4545" w:rsidRPr="005839B5">
              <w:rPr>
                <w:rStyle w:val="Hyperlink"/>
                <w:rFonts w:cs="Arial"/>
                <w:noProof/>
              </w:rPr>
              <w:t>Bewertung</w:t>
            </w:r>
            <w:r w:rsidR="000C4545">
              <w:rPr>
                <w:noProof/>
                <w:webHidden/>
              </w:rPr>
              <w:tab/>
            </w:r>
            <w:r>
              <w:rPr>
                <w:noProof/>
                <w:webHidden/>
              </w:rPr>
              <w:fldChar w:fldCharType="begin"/>
            </w:r>
            <w:r w:rsidR="000C4545">
              <w:rPr>
                <w:noProof/>
                <w:webHidden/>
              </w:rPr>
              <w:instrText xml:space="preserve"> PAGEREF _Toc410842094 \h </w:instrText>
            </w:r>
            <w:r>
              <w:rPr>
                <w:noProof/>
                <w:webHidden/>
              </w:rPr>
            </w:r>
            <w:r>
              <w:rPr>
                <w:noProof/>
                <w:webHidden/>
              </w:rPr>
              <w:fldChar w:fldCharType="separate"/>
            </w:r>
            <w:r w:rsidR="000C4545">
              <w:rPr>
                <w:noProof/>
                <w:webHidden/>
              </w:rPr>
              <w:t>20</w:t>
            </w:r>
            <w:r>
              <w:rPr>
                <w:noProof/>
                <w:webHidden/>
              </w:rPr>
              <w:fldChar w:fldCharType="end"/>
            </w:r>
          </w:hyperlink>
        </w:p>
        <w:p w:rsidR="000C4545" w:rsidRDefault="000C5267">
          <w:pPr>
            <w:pStyle w:val="Verzeichnis1"/>
            <w:tabs>
              <w:tab w:val="left" w:pos="660"/>
              <w:tab w:val="right" w:leader="dot" w:pos="9062"/>
            </w:tabs>
            <w:rPr>
              <w:rFonts w:asciiTheme="minorHAnsi" w:eastAsiaTheme="minorEastAsia" w:hAnsiTheme="minorHAnsi"/>
              <w:noProof/>
              <w:lang w:eastAsia="de-DE"/>
            </w:rPr>
          </w:pPr>
          <w:hyperlink w:anchor="_Toc410842095" w:history="1">
            <w:r w:rsidR="000C4545" w:rsidRPr="005839B5">
              <w:rPr>
                <w:rStyle w:val="Hyperlink"/>
                <w:rFonts w:cs="Arial"/>
                <w:noProof/>
              </w:rPr>
              <w:t>4.1</w:t>
            </w:r>
            <w:r w:rsidR="000C4545">
              <w:rPr>
                <w:rFonts w:asciiTheme="minorHAnsi" w:eastAsiaTheme="minorEastAsia" w:hAnsiTheme="minorHAnsi"/>
                <w:noProof/>
                <w:lang w:eastAsia="de-DE"/>
              </w:rPr>
              <w:tab/>
            </w:r>
            <w:r w:rsidR="000C4545" w:rsidRPr="005839B5">
              <w:rPr>
                <w:rStyle w:val="Hyperlink"/>
                <w:rFonts w:cs="Arial"/>
                <w:noProof/>
              </w:rPr>
              <w:t>Bewertung der Werkzeuge</w:t>
            </w:r>
            <w:r w:rsidR="000C4545">
              <w:rPr>
                <w:noProof/>
                <w:webHidden/>
              </w:rPr>
              <w:tab/>
            </w:r>
            <w:r>
              <w:rPr>
                <w:noProof/>
                <w:webHidden/>
              </w:rPr>
              <w:fldChar w:fldCharType="begin"/>
            </w:r>
            <w:r w:rsidR="000C4545">
              <w:rPr>
                <w:noProof/>
                <w:webHidden/>
              </w:rPr>
              <w:instrText xml:space="preserve"> PAGEREF _Toc410842095 \h </w:instrText>
            </w:r>
            <w:r>
              <w:rPr>
                <w:noProof/>
                <w:webHidden/>
              </w:rPr>
            </w:r>
            <w:r>
              <w:rPr>
                <w:noProof/>
                <w:webHidden/>
              </w:rPr>
              <w:fldChar w:fldCharType="separate"/>
            </w:r>
            <w:r w:rsidR="000C4545">
              <w:rPr>
                <w:noProof/>
                <w:webHidden/>
              </w:rPr>
              <w:t>20</w:t>
            </w:r>
            <w:r>
              <w:rPr>
                <w:noProof/>
                <w:webHidden/>
              </w:rPr>
              <w:fldChar w:fldCharType="end"/>
            </w:r>
          </w:hyperlink>
        </w:p>
        <w:p w:rsidR="000C4545" w:rsidRDefault="000C5267">
          <w:pPr>
            <w:pStyle w:val="Verzeichnis1"/>
            <w:tabs>
              <w:tab w:val="left" w:pos="880"/>
              <w:tab w:val="right" w:leader="dot" w:pos="9062"/>
            </w:tabs>
            <w:rPr>
              <w:rFonts w:asciiTheme="minorHAnsi" w:eastAsiaTheme="minorEastAsia" w:hAnsiTheme="minorHAnsi"/>
              <w:noProof/>
              <w:lang w:eastAsia="de-DE"/>
            </w:rPr>
          </w:pPr>
          <w:hyperlink w:anchor="_Toc410842096" w:history="1">
            <w:r w:rsidR="000C4545" w:rsidRPr="005839B5">
              <w:rPr>
                <w:rStyle w:val="Hyperlink"/>
                <w:rFonts w:cs="Arial"/>
                <w:noProof/>
              </w:rPr>
              <w:t>4.1.1</w:t>
            </w:r>
            <w:r w:rsidR="000C4545">
              <w:rPr>
                <w:rFonts w:asciiTheme="minorHAnsi" w:eastAsiaTheme="minorEastAsia" w:hAnsiTheme="minorHAnsi"/>
                <w:noProof/>
                <w:lang w:eastAsia="de-DE"/>
              </w:rPr>
              <w:tab/>
            </w:r>
            <w:r w:rsidR="000C4545" w:rsidRPr="005839B5">
              <w:rPr>
                <w:rStyle w:val="Hyperlink"/>
                <w:rFonts w:cs="Arial"/>
                <w:noProof/>
              </w:rPr>
              <w:t>GitHub</w:t>
            </w:r>
            <w:r w:rsidR="000C4545">
              <w:rPr>
                <w:noProof/>
                <w:webHidden/>
              </w:rPr>
              <w:tab/>
            </w:r>
            <w:r>
              <w:rPr>
                <w:noProof/>
                <w:webHidden/>
              </w:rPr>
              <w:fldChar w:fldCharType="begin"/>
            </w:r>
            <w:r w:rsidR="000C4545">
              <w:rPr>
                <w:noProof/>
                <w:webHidden/>
              </w:rPr>
              <w:instrText xml:space="preserve"> PAGEREF _Toc410842096 \h </w:instrText>
            </w:r>
            <w:r>
              <w:rPr>
                <w:noProof/>
                <w:webHidden/>
              </w:rPr>
            </w:r>
            <w:r>
              <w:rPr>
                <w:noProof/>
                <w:webHidden/>
              </w:rPr>
              <w:fldChar w:fldCharType="separate"/>
            </w:r>
            <w:r w:rsidR="000C4545">
              <w:rPr>
                <w:noProof/>
                <w:webHidden/>
              </w:rPr>
              <w:t>20</w:t>
            </w:r>
            <w:r>
              <w:rPr>
                <w:noProof/>
                <w:webHidden/>
              </w:rPr>
              <w:fldChar w:fldCharType="end"/>
            </w:r>
          </w:hyperlink>
        </w:p>
        <w:p w:rsidR="000C4545" w:rsidRDefault="000C5267">
          <w:pPr>
            <w:pStyle w:val="Verzeichnis1"/>
            <w:tabs>
              <w:tab w:val="left" w:pos="880"/>
              <w:tab w:val="right" w:leader="dot" w:pos="9062"/>
            </w:tabs>
            <w:rPr>
              <w:rFonts w:asciiTheme="minorHAnsi" w:eastAsiaTheme="minorEastAsia" w:hAnsiTheme="minorHAnsi"/>
              <w:noProof/>
              <w:lang w:eastAsia="de-DE"/>
            </w:rPr>
          </w:pPr>
          <w:hyperlink w:anchor="_Toc410842097" w:history="1">
            <w:r w:rsidR="000C4545" w:rsidRPr="005839B5">
              <w:rPr>
                <w:rStyle w:val="Hyperlink"/>
                <w:rFonts w:cs="Arial"/>
                <w:noProof/>
              </w:rPr>
              <w:t>4.1.2</w:t>
            </w:r>
            <w:r w:rsidR="000C4545">
              <w:rPr>
                <w:rFonts w:asciiTheme="minorHAnsi" w:eastAsiaTheme="minorEastAsia" w:hAnsiTheme="minorHAnsi"/>
                <w:noProof/>
                <w:lang w:eastAsia="de-DE"/>
              </w:rPr>
              <w:tab/>
            </w:r>
            <w:r w:rsidR="000C4545" w:rsidRPr="005839B5">
              <w:rPr>
                <w:rStyle w:val="Hyperlink"/>
                <w:rFonts w:cs="Arial"/>
                <w:noProof/>
              </w:rPr>
              <w:t>SourceTree</w:t>
            </w:r>
            <w:r w:rsidR="000C4545">
              <w:rPr>
                <w:noProof/>
                <w:webHidden/>
              </w:rPr>
              <w:tab/>
            </w:r>
            <w:r>
              <w:rPr>
                <w:noProof/>
                <w:webHidden/>
              </w:rPr>
              <w:fldChar w:fldCharType="begin"/>
            </w:r>
            <w:r w:rsidR="000C4545">
              <w:rPr>
                <w:noProof/>
                <w:webHidden/>
              </w:rPr>
              <w:instrText xml:space="preserve"> PAGEREF _Toc410842097 \h </w:instrText>
            </w:r>
            <w:r>
              <w:rPr>
                <w:noProof/>
                <w:webHidden/>
              </w:rPr>
            </w:r>
            <w:r>
              <w:rPr>
                <w:noProof/>
                <w:webHidden/>
              </w:rPr>
              <w:fldChar w:fldCharType="separate"/>
            </w:r>
            <w:r w:rsidR="000C4545">
              <w:rPr>
                <w:noProof/>
                <w:webHidden/>
              </w:rPr>
              <w:t>21</w:t>
            </w:r>
            <w:r>
              <w:rPr>
                <w:noProof/>
                <w:webHidden/>
              </w:rPr>
              <w:fldChar w:fldCharType="end"/>
            </w:r>
          </w:hyperlink>
        </w:p>
        <w:p w:rsidR="000C4545" w:rsidRDefault="000C5267">
          <w:pPr>
            <w:pStyle w:val="Verzeichnis1"/>
            <w:tabs>
              <w:tab w:val="left" w:pos="880"/>
              <w:tab w:val="right" w:leader="dot" w:pos="9062"/>
            </w:tabs>
            <w:rPr>
              <w:rFonts w:asciiTheme="minorHAnsi" w:eastAsiaTheme="minorEastAsia" w:hAnsiTheme="minorHAnsi"/>
              <w:noProof/>
              <w:lang w:eastAsia="de-DE"/>
            </w:rPr>
          </w:pPr>
          <w:hyperlink w:anchor="_Toc410842098" w:history="1">
            <w:r w:rsidR="000C4545" w:rsidRPr="005839B5">
              <w:rPr>
                <w:rStyle w:val="Hyperlink"/>
                <w:rFonts w:cs="Arial"/>
                <w:noProof/>
              </w:rPr>
              <w:t>4.1.3</w:t>
            </w:r>
            <w:r w:rsidR="000C4545">
              <w:rPr>
                <w:rFonts w:asciiTheme="minorHAnsi" w:eastAsiaTheme="minorEastAsia" w:hAnsiTheme="minorHAnsi"/>
                <w:noProof/>
                <w:lang w:eastAsia="de-DE"/>
              </w:rPr>
              <w:tab/>
            </w:r>
            <w:r w:rsidR="000C4545" w:rsidRPr="005839B5">
              <w:rPr>
                <w:rStyle w:val="Hyperlink"/>
                <w:rFonts w:cs="Arial"/>
                <w:noProof/>
              </w:rPr>
              <w:t>Android Studio</w:t>
            </w:r>
            <w:r w:rsidR="000C4545">
              <w:rPr>
                <w:noProof/>
                <w:webHidden/>
              </w:rPr>
              <w:tab/>
            </w:r>
            <w:r>
              <w:rPr>
                <w:noProof/>
                <w:webHidden/>
              </w:rPr>
              <w:fldChar w:fldCharType="begin"/>
            </w:r>
            <w:r w:rsidR="000C4545">
              <w:rPr>
                <w:noProof/>
                <w:webHidden/>
              </w:rPr>
              <w:instrText xml:space="preserve"> PAGEREF _Toc410842098 \h </w:instrText>
            </w:r>
            <w:r>
              <w:rPr>
                <w:noProof/>
                <w:webHidden/>
              </w:rPr>
            </w:r>
            <w:r>
              <w:rPr>
                <w:noProof/>
                <w:webHidden/>
              </w:rPr>
              <w:fldChar w:fldCharType="separate"/>
            </w:r>
            <w:r w:rsidR="000C4545">
              <w:rPr>
                <w:noProof/>
                <w:webHidden/>
              </w:rPr>
              <w:t>21</w:t>
            </w:r>
            <w:r>
              <w:rPr>
                <w:noProof/>
                <w:webHidden/>
              </w:rPr>
              <w:fldChar w:fldCharType="end"/>
            </w:r>
          </w:hyperlink>
        </w:p>
        <w:p w:rsidR="000C4545" w:rsidRDefault="000C5267">
          <w:pPr>
            <w:pStyle w:val="Verzeichnis1"/>
            <w:tabs>
              <w:tab w:val="left" w:pos="880"/>
              <w:tab w:val="right" w:leader="dot" w:pos="9062"/>
            </w:tabs>
            <w:rPr>
              <w:rFonts w:asciiTheme="minorHAnsi" w:eastAsiaTheme="minorEastAsia" w:hAnsiTheme="minorHAnsi"/>
              <w:noProof/>
              <w:lang w:eastAsia="de-DE"/>
            </w:rPr>
          </w:pPr>
          <w:hyperlink w:anchor="_Toc410842099" w:history="1">
            <w:r w:rsidR="000C4545" w:rsidRPr="005839B5">
              <w:rPr>
                <w:rStyle w:val="Hyperlink"/>
                <w:rFonts w:cs="Arial"/>
                <w:noProof/>
              </w:rPr>
              <w:t>4.1.4</w:t>
            </w:r>
            <w:r w:rsidR="000C4545">
              <w:rPr>
                <w:rFonts w:asciiTheme="minorHAnsi" w:eastAsiaTheme="minorEastAsia" w:hAnsiTheme="minorHAnsi"/>
                <w:noProof/>
                <w:lang w:eastAsia="de-DE"/>
              </w:rPr>
              <w:tab/>
            </w:r>
            <w:r w:rsidR="000C4545" w:rsidRPr="005839B5">
              <w:rPr>
                <w:rStyle w:val="Hyperlink"/>
                <w:rFonts w:cs="Arial"/>
                <w:noProof/>
              </w:rPr>
              <w:t>Gradle</w:t>
            </w:r>
            <w:r w:rsidR="000C4545">
              <w:rPr>
                <w:noProof/>
                <w:webHidden/>
              </w:rPr>
              <w:tab/>
            </w:r>
            <w:r>
              <w:rPr>
                <w:noProof/>
                <w:webHidden/>
              </w:rPr>
              <w:fldChar w:fldCharType="begin"/>
            </w:r>
            <w:r w:rsidR="000C4545">
              <w:rPr>
                <w:noProof/>
                <w:webHidden/>
              </w:rPr>
              <w:instrText xml:space="preserve"> PAGEREF _Toc410842099 \h </w:instrText>
            </w:r>
            <w:r>
              <w:rPr>
                <w:noProof/>
                <w:webHidden/>
              </w:rPr>
            </w:r>
            <w:r>
              <w:rPr>
                <w:noProof/>
                <w:webHidden/>
              </w:rPr>
              <w:fldChar w:fldCharType="separate"/>
            </w:r>
            <w:r w:rsidR="000C4545">
              <w:rPr>
                <w:noProof/>
                <w:webHidden/>
              </w:rPr>
              <w:t>22</w:t>
            </w:r>
            <w:r>
              <w:rPr>
                <w:noProof/>
                <w:webHidden/>
              </w:rPr>
              <w:fldChar w:fldCharType="end"/>
            </w:r>
          </w:hyperlink>
        </w:p>
        <w:p w:rsidR="000C4545" w:rsidRDefault="000C5267">
          <w:pPr>
            <w:pStyle w:val="Verzeichnis1"/>
            <w:tabs>
              <w:tab w:val="left" w:pos="880"/>
              <w:tab w:val="right" w:leader="dot" w:pos="9062"/>
            </w:tabs>
            <w:rPr>
              <w:rFonts w:asciiTheme="minorHAnsi" w:eastAsiaTheme="minorEastAsia" w:hAnsiTheme="minorHAnsi"/>
              <w:noProof/>
              <w:lang w:eastAsia="de-DE"/>
            </w:rPr>
          </w:pPr>
          <w:hyperlink w:anchor="_Toc410842100" w:history="1">
            <w:r w:rsidR="000C4545" w:rsidRPr="005839B5">
              <w:rPr>
                <w:rStyle w:val="Hyperlink"/>
                <w:rFonts w:cs="Arial"/>
                <w:noProof/>
              </w:rPr>
              <w:t>4.1.5</w:t>
            </w:r>
            <w:r w:rsidR="000C4545">
              <w:rPr>
                <w:rFonts w:asciiTheme="minorHAnsi" w:eastAsiaTheme="minorEastAsia" w:hAnsiTheme="minorHAnsi"/>
                <w:noProof/>
                <w:lang w:eastAsia="de-DE"/>
              </w:rPr>
              <w:tab/>
            </w:r>
            <w:r w:rsidR="000C4545" w:rsidRPr="005839B5">
              <w:rPr>
                <w:rStyle w:val="Hyperlink"/>
                <w:rFonts w:cs="Arial"/>
                <w:noProof/>
              </w:rPr>
              <w:t>Unit Testing</w:t>
            </w:r>
            <w:r w:rsidR="000C4545">
              <w:rPr>
                <w:noProof/>
                <w:webHidden/>
              </w:rPr>
              <w:tab/>
            </w:r>
            <w:r>
              <w:rPr>
                <w:noProof/>
                <w:webHidden/>
              </w:rPr>
              <w:fldChar w:fldCharType="begin"/>
            </w:r>
            <w:r w:rsidR="000C4545">
              <w:rPr>
                <w:noProof/>
                <w:webHidden/>
              </w:rPr>
              <w:instrText xml:space="preserve"> PAGEREF _Toc410842100 \h </w:instrText>
            </w:r>
            <w:r>
              <w:rPr>
                <w:noProof/>
                <w:webHidden/>
              </w:rPr>
            </w:r>
            <w:r>
              <w:rPr>
                <w:noProof/>
                <w:webHidden/>
              </w:rPr>
              <w:fldChar w:fldCharType="separate"/>
            </w:r>
            <w:r w:rsidR="000C4545">
              <w:rPr>
                <w:noProof/>
                <w:webHidden/>
              </w:rPr>
              <w:t>22</w:t>
            </w:r>
            <w:r>
              <w:rPr>
                <w:noProof/>
                <w:webHidden/>
              </w:rPr>
              <w:fldChar w:fldCharType="end"/>
            </w:r>
          </w:hyperlink>
        </w:p>
        <w:p w:rsidR="000C4545" w:rsidRDefault="000C5267">
          <w:pPr>
            <w:pStyle w:val="Verzeichnis1"/>
            <w:tabs>
              <w:tab w:val="left" w:pos="660"/>
              <w:tab w:val="right" w:leader="dot" w:pos="9062"/>
            </w:tabs>
            <w:rPr>
              <w:rFonts w:asciiTheme="minorHAnsi" w:eastAsiaTheme="minorEastAsia" w:hAnsiTheme="minorHAnsi"/>
              <w:noProof/>
              <w:lang w:eastAsia="de-DE"/>
            </w:rPr>
          </w:pPr>
          <w:hyperlink w:anchor="_Toc410842101" w:history="1">
            <w:r w:rsidR="000C4545" w:rsidRPr="005839B5">
              <w:rPr>
                <w:rStyle w:val="Hyperlink"/>
                <w:rFonts w:cs="Arial"/>
                <w:noProof/>
              </w:rPr>
              <w:t>4.2</w:t>
            </w:r>
            <w:r w:rsidR="000C4545">
              <w:rPr>
                <w:rFonts w:asciiTheme="minorHAnsi" w:eastAsiaTheme="minorEastAsia" w:hAnsiTheme="minorHAnsi"/>
                <w:noProof/>
                <w:lang w:eastAsia="de-DE"/>
              </w:rPr>
              <w:tab/>
            </w:r>
            <w:r w:rsidR="000C4545" w:rsidRPr="005839B5">
              <w:rPr>
                <w:rStyle w:val="Hyperlink"/>
                <w:rFonts w:cs="Arial"/>
                <w:noProof/>
              </w:rPr>
              <w:t>Bewertung des Projektverlaufs</w:t>
            </w:r>
            <w:r w:rsidR="000C4545">
              <w:rPr>
                <w:noProof/>
                <w:webHidden/>
              </w:rPr>
              <w:tab/>
            </w:r>
            <w:r>
              <w:rPr>
                <w:noProof/>
                <w:webHidden/>
              </w:rPr>
              <w:fldChar w:fldCharType="begin"/>
            </w:r>
            <w:r w:rsidR="000C4545">
              <w:rPr>
                <w:noProof/>
                <w:webHidden/>
              </w:rPr>
              <w:instrText xml:space="preserve"> PAGEREF _Toc410842101 \h </w:instrText>
            </w:r>
            <w:r>
              <w:rPr>
                <w:noProof/>
                <w:webHidden/>
              </w:rPr>
            </w:r>
            <w:r>
              <w:rPr>
                <w:noProof/>
                <w:webHidden/>
              </w:rPr>
              <w:fldChar w:fldCharType="separate"/>
            </w:r>
            <w:r w:rsidR="000C4545">
              <w:rPr>
                <w:noProof/>
                <w:webHidden/>
              </w:rPr>
              <w:t>22</w:t>
            </w:r>
            <w:r>
              <w:rPr>
                <w:noProof/>
                <w:webHidden/>
              </w:rPr>
              <w:fldChar w:fldCharType="end"/>
            </w:r>
          </w:hyperlink>
        </w:p>
        <w:p w:rsidR="000C4545" w:rsidRDefault="000C5267">
          <w:pPr>
            <w:pStyle w:val="Verzeichnis1"/>
            <w:tabs>
              <w:tab w:val="left" w:pos="660"/>
              <w:tab w:val="right" w:leader="dot" w:pos="9062"/>
            </w:tabs>
            <w:rPr>
              <w:rFonts w:asciiTheme="minorHAnsi" w:eastAsiaTheme="minorEastAsia" w:hAnsiTheme="minorHAnsi"/>
              <w:noProof/>
              <w:lang w:eastAsia="de-DE"/>
            </w:rPr>
          </w:pPr>
          <w:hyperlink w:anchor="_Toc410842102" w:history="1">
            <w:r w:rsidR="000C4545" w:rsidRPr="005839B5">
              <w:rPr>
                <w:rStyle w:val="Hyperlink"/>
                <w:rFonts w:cs="Arial"/>
                <w:noProof/>
              </w:rPr>
              <w:t>4.3</w:t>
            </w:r>
            <w:r w:rsidR="000C4545">
              <w:rPr>
                <w:rFonts w:asciiTheme="minorHAnsi" w:eastAsiaTheme="minorEastAsia" w:hAnsiTheme="minorHAnsi"/>
                <w:noProof/>
                <w:lang w:eastAsia="de-DE"/>
              </w:rPr>
              <w:tab/>
            </w:r>
            <w:r w:rsidR="000C4545" w:rsidRPr="005839B5">
              <w:rPr>
                <w:rStyle w:val="Hyperlink"/>
                <w:rFonts w:cs="Arial"/>
                <w:noProof/>
              </w:rPr>
              <w:t>Fazit</w:t>
            </w:r>
            <w:r w:rsidR="000C4545">
              <w:rPr>
                <w:noProof/>
                <w:webHidden/>
              </w:rPr>
              <w:tab/>
            </w:r>
            <w:r>
              <w:rPr>
                <w:noProof/>
                <w:webHidden/>
              </w:rPr>
              <w:fldChar w:fldCharType="begin"/>
            </w:r>
            <w:r w:rsidR="000C4545">
              <w:rPr>
                <w:noProof/>
                <w:webHidden/>
              </w:rPr>
              <w:instrText xml:space="preserve"> PAGEREF _Toc410842102 \h </w:instrText>
            </w:r>
            <w:r>
              <w:rPr>
                <w:noProof/>
                <w:webHidden/>
              </w:rPr>
            </w:r>
            <w:r>
              <w:rPr>
                <w:noProof/>
                <w:webHidden/>
              </w:rPr>
              <w:fldChar w:fldCharType="separate"/>
            </w:r>
            <w:r w:rsidR="000C4545">
              <w:rPr>
                <w:noProof/>
                <w:webHidden/>
              </w:rPr>
              <w:t>24</w:t>
            </w:r>
            <w:r>
              <w:rPr>
                <w:noProof/>
                <w:webHidden/>
              </w:rPr>
              <w:fldChar w:fldCharType="end"/>
            </w:r>
          </w:hyperlink>
        </w:p>
        <w:p w:rsidR="000C4545" w:rsidRDefault="000C5267">
          <w:pPr>
            <w:pStyle w:val="Verzeichnis1"/>
            <w:tabs>
              <w:tab w:val="left" w:pos="440"/>
              <w:tab w:val="right" w:leader="dot" w:pos="9062"/>
            </w:tabs>
            <w:rPr>
              <w:rFonts w:asciiTheme="minorHAnsi" w:eastAsiaTheme="minorEastAsia" w:hAnsiTheme="minorHAnsi"/>
              <w:noProof/>
              <w:lang w:eastAsia="de-DE"/>
            </w:rPr>
          </w:pPr>
          <w:hyperlink w:anchor="_Toc410842103" w:history="1">
            <w:r w:rsidR="000C4545" w:rsidRPr="005839B5">
              <w:rPr>
                <w:rStyle w:val="Hyperlink"/>
                <w:rFonts w:cs="Arial"/>
                <w:noProof/>
              </w:rPr>
              <w:t>5.</w:t>
            </w:r>
            <w:r w:rsidR="000C4545">
              <w:rPr>
                <w:rFonts w:asciiTheme="minorHAnsi" w:eastAsiaTheme="minorEastAsia" w:hAnsiTheme="minorHAnsi"/>
                <w:noProof/>
                <w:lang w:eastAsia="de-DE"/>
              </w:rPr>
              <w:tab/>
            </w:r>
            <w:r w:rsidR="000C4545" w:rsidRPr="005839B5">
              <w:rPr>
                <w:rStyle w:val="Hyperlink"/>
                <w:rFonts w:cs="Arial"/>
                <w:noProof/>
              </w:rPr>
              <w:t>Ausblick</w:t>
            </w:r>
            <w:r w:rsidR="000C4545">
              <w:rPr>
                <w:noProof/>
                <w:webHidden/>
              </w:rPr>
              <w:tab/>
            </w:r>
            <w:r>
              <w:rPr>
                <w:noProof/>
                <w:webHidden/>
              </w:rPr>
              <w:fldChar w:fldCharType="begin"/>
            </w:r>
            <w:r w:rsidR="000C4545">
              <w:rPr>
                <w:noProof/>
                <w:webHidden/>
              </w:rPr>
              <w:instrText xml:space="preserve"> PAGEREF _Toc410842103 \h </w:instrText>
            </w:r>
            <w:r>
              <w:rPr>
                <w:noProof/>
                <w:webHidden/>
              </w:rPr>
            </w:r>
            <w:r>
              <w:rPr>
                <w:noProof/>
                <w:webHidden/>
              </w:rPr>
              <w:fldChar w:fldCharType="separate"/>
            </w:r>
            <w:r w:rsidR="000C4545">
              <w:rPr>
                <w:noProof/>
                <w:webHidden/>
              </w:rPr>
              <w:t>24</w:t>
            </w:r>
            <w:r>
              <w:rPr>
                <w:noProof/>
                <w:webHidden/>
              </w:rPr>
              <w:fldChar w:fldCharType="end"/>
            </w:r>
          </w:hyperlink>
        </w:p>
        <w:p w:rsidR="000C4545" w:rsidRDefault="000C5267">
          <w:pPr>
            <w:pStyle w:val="Verzeichnis1"/>
            <w:tabs>
              <w:tab w:val="left" w:pos="440"/>
              <w:tab w:val="right" w:leader="dot" w:pos="9062"/>
            </w:tabs>
            <w:rPr>
              <w:rFonts w:asciiTheme="minorHAnsi" w:eastAsiaTheme="minorEastAsia" w:hAnsiTheme="minorHAnsi"/>
              <w:noProof/>
              <w:lang w:eastAsia="de-DE"/>
            </w:rPr>
          </w:pPr>
          <w:hyperlink w:anchor="_Toc410842104" w:history="1">
            <w:r w:rsidR="000C4545" w:rsidRPr="005839B5">
              <w:rPr>
                <w:rStyle w:val="Hyperlink"/>
                <w:rFonts w:cs="Arial"/>
                <w:noProof/>
              </w:rPr>
              <w:t>6.</w:t>
            </w:r>
            <w:r w:rsidR="000C4545">
              <w:rPr>
                <w:rFonts w:asciiTheme="minorHAnsi" w:eastAsiaTheme="minorEastAsia" w:hAnsiTheme="minorHAnsi"/>
                <w:noProof/>
                <w:lang w:eastAsia="de-DE"/>
              </w:rPr>
              <w:tab/>
            </w:r>
            <w:r w:rsidR="000C4545" w:rsidRPr="005839B5">
              <w:rPr>
                <w:rStyle w:val="Hyperlink"/>
                <w:rFonts w:cs="Arial"/>
                <w:noProof/>
              </w:rPr>
              <w:t>Abbildungsverzeichnis</w:t>
            </w:r>
            <w:r w:rsidR="000C4545">
              <w:rPr>
                <w:noProof/>
                <w:webHidden/>
              </w:rPr>
              <w:tab/>
            </w:r>
            <w:r>
              <w:rPr>
                <w:noProof/>
                <w:webHidden/>
              </w:rPr>
              <w:fldChar w:fldCharType="begin"/>
            </w:r>
            <w:r w:rsidR="000C4545">
              <w:rPr>
                <w:noProof/>
                <w:webHidden/>
              </w:rPr>
              <w:instrText xml:space="preserve"> PAGEREF _Toc410842104 \h </w:instrText>
            </w:r>
            <w:r>
              <w:rPr>
                <w:noProof/>
                <w:webHidden/>
              </w:rPr>
            </w:r>
            <w:r>
              <w:rPr>
                <w:noProof/>
                <w:webHidden/>
              </w:rPr>
              <w:fldChar w:fldCharType="separate"/>
            </w:r>
            <w:r w:rsidR="000C4545">
              <w:rPr>
                <w:noProof/>
                <w:webHidden/>
              </w:rPr>
              <w:t>25</w:t>
            </w:r>
            <w:r>
              <w:rPr>
                <w:noProof/>
                <w:webHidden/>
              </w:rPr>
              <w:fldChar w:fldCharType="end"/>
            </w:r>
          </w:hyperlink>
        </w:p>
        <w:p w:rsidR="00AD5E97" w:rsidRPr="00EC0A9D" w:rsidRDefault="000C5267">
          <w:pPr>
            <w:rPr>
              <w:rFonts w:cs="Arial"/>
            </w:rPr>
          </w:pPr>
          <w:r w:rsidRPr="00EC0A9D">
            <w:rPr>
              <w:rFonts w:cs="Arial"/>
              <w:b/>
              <w:bCs/>
            </w:rPr>
            <w:fldChar w:fldCharType="end"/>
          </w:r>
        </w:p>
      </w:sdtContent>
    </w:sdt>
    <w:p w:rsidR="00ED309B" w:rsidRPr="00EC0A9D" w:rsidRDefault="00ED309B" w:rsidP="00E231BF">
      <w:pPr>
        <w:spacing w:line="254" w:lineRule="auto"/>
        <w:rPr>
          <w:rFonts w:cs="Arial"/>
          <w:b/>
          <w:color w:val="FF0000"/>
        </w:rPr>
      </w:pPr>
    </w:p>
    <w:p w:rsidR="00ED309B" w:rsidRPr="00EC0A9D" w:rsidRDefault="00ED309B" w:rsidP="00E231BF">
      <w:pPr>
        <w:spacing w:line="254" w:lineRule="auto"/>
        <w:rPr>
          <w:rFonts w:cs="Arial"/>
          <w:b/>
          <w:color w:val="FF0000"/>
        </w:rPr>
      </w:pPr>
    </w:p>
    <w:p w:rsidR="002D38FC" w:rsidRDefault="00041D27" w:rsidP="004B280B">
      <w:pPr>
        <w:pStyle w:val="berschrift1"/>
        <w:numPr>
          <w:ilvl w:val="0"/>
          <w:numId w:val="7"/>
        </w:numPr>
      </w:pPr>
      <w:r w:rsidRPr="00EC0A9D">
        <w:rPr>
          <w:b/>
          <w:color w:val="FF0000"/>
        </w:rPr>
        <w:br w:type="column"/>
      </w:r>
      <w:bookmarkStart w:id="0" w:name="_Toc410654587"/>
      <w:bookmarkStart w:id="1" w:name="_Toc410842079"/>
      <w:r w:rsidR="002D38FC" w:rsidRPr="004B280B">
        <w:rPr>
          <w:rFonts w:ascii="Arial" w:hAnsi="Arial" w:cs="Arial"/>
        </w:rPr>
        <w:lastRenderedPageBreak/>
        <w:t>Einleitung</w:t>
      </w:r>
      <w:bookmarkEnd w:id="0"/>
      <w:bookmarkEnd w:id="1"/>
    </w:p>
    <w:p w:rsidR="002D38FC" w:rsidRDefault="002D38FC" w:rsidP="002D38FC">
      <w:r>
        <w:t xml:space="preserve">Im Rahmen der Vorlesung „Software Engineering I“ der IHK Nord Westfalen im Wintersemester 2014/2015 sollte </w:t>
      </w:r>
      <w:del w:id="2" w:author="Kerkhoff" w:date="2015-02-05T19:38:00Z">
        <w:r w:rsidDel="00562279">
          <w:delText>unter Verwendung der in der Vorlesung behandelten Software-Engineering-Werkzeuge</w:delText>
        </w:r>
      </w:del>
      <w:ins w:id="3" w:author="Kerkhoff" w:date="2015-02-05T19:38:00Z">
        <w:r w:rsidR="00562279">
          <w:t>mit besonderem Blick auf dem Werkzeugeinsatz</w:t>
        </w:r>
      </w:ins>
      <w:r>
        <w:t>, ein Programm entwickelt werden.</w:t>
      </w:r>
    </w:p>
    <w:p w:rsidR="002D38FC" w:rsidRPr="00664D00" w:rsidRDefault="002D38FC" w:rsidP="002D38FC">
      <w:del w:id="4" w:author="Kerkhoff" w:date="2015-02-05T19:39:00Z">
        <w:r w:rsidDel="00562279">
          <w:delText>Hierzu entschieden sich die</w:delText>
        </w:r>
      </w:del>
      <w:ins w:id="5" w:author="Kerkhoff" w:date="2015-02-05T19:39:00Z">
        <w:r w:rsidR="00562279">
          <w:t>Die</w:t>
        </w:r>
      </w:ins>
      <w:r>
        <w:t xml:space="preserve"> Studierenden Nadine Feldmann, Lukas </w:t>
      </w:r>
      <w:proofErr w:type="spellStart"/>
      <w:r>
        <w:t>Huwe</w:t>
      </w:r>
      <w:proofErr w:type="spellEnd"/>
      <w:r>
        <w:t xml:space="preserve">, Michael </w:t>
      </w:r>
      <w:proofErr w:type="spellStart"/>
      <w:r>
        <w:t>Kerkhoff</w:t>
      </w:r>
      <w:proofErr w:type="spellEnd"/>
      <w:r>
        <w:t xml:space="preserve"> und Sebastian </w:t>
      </w:r>
      <w:proofErr w:type="spellStart"/>
      <w:r>
        <w:t>Ochtrup</w:t>
      </w:r>
      <w:proofErr w:type="spellEnd"/>
      <w:ins w:id="6" w:author="Kerkhoff" w:date="2015-02-05T19:39:00Z">
        <w:r w:rsidR="00562279">
          <w:t xml:space="preserve"> entschieden sich</w:t>
        </w:r>
      </w:ins>
      <w:r>
        <w:t xml:space="preserve"> dazu ein möglichst realitätsnahes Projektthema zu wählen, welches sowohl ansprechend als auch in der Zukunft einen Mehrwert darstellen </w:t>
      </w:r>
      <w:del w:id="7" w:author="Kerkhoff" w:date="2015-02-05T19:37:00Z">
        <w:r w:rsidDel="00562279">
          <w:delText>könnte</w:delText>
        </w:r>
      </w:del>
      <w:ins w:id="8" w:author="Kerkhoff" w:date="2015-02-05T19:37:00Z">
        <w:r w:rsidR="00562279">
          <w:t>würde</w:t>
        </w:r>
      </w:ins>
      <w:r>
        <w:t>. Aus diesen Anforderungen entschloss sich das Team dazu, eine Android Applikation zur zentralen und sicheren Passwort-Speicherung zu entwickeln.</w:t>
      </w:r>
    </w:p>
    <w:p w:rsidR="002D38FC" w:rsidRDefault="002D38FC" w:rsidP="002D38FC">
      <w:pPr>
        <w:pStyle w:val="berschrift1"/>
        <w:numPr>
          <w:ilvl w:val="1"/>
          <w:numId w:val="7"/>
        </w:numPr>
        <w:rPr>
          <w:rFonts w:ascii="Arial" w:hAnsi="Arial" w:cs="Arial"/>
        </w:rPr>
      </w:pPr>
      <w:bookmarkStart w:id="9" w:name="_Toc410654588"/>
      <w:bookmarkStart w:id="10" w:name="_Toc410842080"/>
      <w:r w:rsidRPr="00EC0A9D">
        <w:rPr>
          <w:rFonts w:ascii="Arial" w:hAnsi="Arial" w:cs="Arial"/>
        </w:rPr>
        <w:t>Ausgangssituation</w:t>
      </w:r>
      <w:bookmarkEnd w:id="9"/>
      <w:bookmarkEnd w:id="10"/>
    </w:p>
    <w:p w:rsidR="002D38FC" w:rsidRDefault="002D38FC" w:rsidP="002D38FC">
      <w:r>
        <w:t>Mit der fortschreitenden Technisierung des Alltags und der Zunahme an anwendungsbasierten Services haben Benutzer immer mehr Passwörter zu verwalten. Aus Sicherheitsgründen sollten die Passwörter immer komplexer gestaltet werden. Gleichzeitig sollte optimaler Weise pro Zugang ein individuelles Passwort verwendet werden, um das Sicherheitsrisiko im Falle eines Passwortdiebstahls zu minimieren.</w:t>
      </w:r>
    </w:p>
    <w:p w:rsidR="002D38FC" w:rsidRPr="00664D00" w:rsidRDefault="002D38FC" w:rsidP="002D38FC">
      <w:r>
        <w:t xml:space="preserve">Durch diese Situation ergibt sich die Frage, wie man seine Passwörter für den Fall des Vergessens festhält. Die Passwörter auf Papier zu schreiben ist nur bedingt praktisch, da ein Zettel beispielsweise sehr leicht verloren gehen kann und ein unverschlüsselt aufgeschriebenes Passwort ein großes Sicherheitsrisiko darstellt. Denkbar wäre eine Anwendung, die auf dem Computer installiert wird. Da man seinen Computer aber nicht überall griffbereit hat, scheint eine Passwortverwaltung direkt auf dem tragbaren Gerät - wie einem Smartphone oder Tablet - auf dem die Passwörter auch benutzt werden, am </w:t>
      </w:r>
      <w:del w:id="11" w:author="Kerkhoff" w:date="2015-02-05T19:40:00Z">
        <w:r w:rsidDel="00562279">
          <w:delText>effizientesten</w:delText>
        </w:r>
      </w:del>
      <w:ins w:id="12" w:author="Kerkhoff" w:date="2015-02-05T19:40:00Z">
        <w:r w:rsidR="00562279">
          <w:t>sinnvollsten</w:t>
        </w:r>
      </w:ins>
      <w:r>
        <w:t>.</w:t>
      </w:r>
    </w:p>
    <w:p w:rsidR="002D38FC" w:rsidRDefault="002D38FC" w:rsidP="002D38FC">
      <w:pPr>
        <w:pStyle w:val="berschrift1"/>
        <w:numPr>
          <w:ilvl w:val="1"/>
          <w:numId w:val="7"/>
        </w:numPr>
        <w:rPr>
          <w:rFonts w:ascii="Arial" w:hAnsi="Arial" w:cs="Arial"/>
        </w:rPr>
      </w:pPr>
      <w:bookmarkStart w:id="13" w:name="_Toc410654589"/>
      <w:bookmarkStart w:id="14" w:name="_Toc410842081"/>
      <w:r w:rsidRPr="00EC0A9D">
        <w:rPr>
          <w:rFonts w:ascii="Arial" w:hAnsi="Arial" w:cs="Arial"/>
        </w:rPr>
        <w:t>Projektziel</w:t>
      </w:r>
      <w:bookmarkEnd w:id="13"/>
      <w:bookmarkEnd w:id="14"/>
    </w:p>
    <w:p w:rsidR="002D38FC" w:rsidRPr="00EF3E07" w:rsidRDefault="002D38FC" w:rsidP="002D38FC">
      <w:r w:rsidRPr="00EF3E07">
        <w:t>Ziel dieses Projektes ist die Entwicklung einer Android-App, die dem Nutzer das Verwalten und Nutzen seiner Passwörter erheblich erleichtern soll. Dabei wird der Fokus auf die Sicherheit der gespeicherten Passwörter gelegt: Einerseits in der Hinsicht, dass niemand anders unbefugt Zugriff auf die Passwörter erlangen soll und andererseits so, dass der Anwender möglichst komplexe und damit sichere Passwörter nutzen kann. Der Komfort der Anwendung soll dadurch erhöht werden, dass sie auf mobilen Geräten wie Smartphones und Tablets immer zur Hand ist. Des Weiteren soll der Nutzer durch eine intuitive und übersichtliche Benutzeroberfläche unterstützt werden.</w:t>
      </w:r>
    </w:p>
    <w:p w:rsidR="002D38FC" w:rsidRDefault="002D38FC" w:rsidP="002D38FC">
      <w:pPr>
        <w:pStyle w:val="berschrift1"/>
        <w:numPr>
          <w:ilvl w:val="1"/>
          <w:numId w:val="7"/>
        </w:numPr>
        <w:rPr>
          <w:rFonts w:ascii="Arial" w:hAnsi="Arial" w:cs="Arial"/>
        </w:rPr>
      </w:pPr>
      <w:bookmarkStart w:id="15" w:name="_Toc410654590"/>
      <w:bookmarkStart w:id="16" w:name="_Toc410842082"/>
      <w:r w:rsidRPr="00EC0A9D">
        <w:rPr>
          <w:rFonts w:ascii="Arial" w:hAnsi="Arial" w:cs="Arial"/>
        </w:rPr>
        <w:t>Projektabgrenzung</w:t>
      </w:r>
      <w:bookmarkEnd w:id="15"/>
      <w:bookmarkEnd w:id="16"/>
    </w:p>
    <w:p w:rsidR="002D38FC" w:rsidRDefault="002D38FC" w:rsidP="002D38FC">
      <w:r>
        <w:t>Folgende Funktionen sind nicht Bestandteil dieses Projektes:</w:t>
      </w:r>
    </w:p>
    <w:p w:rsidR="002D38FC" w:rsidRDefault="002D38FC" w:rsidP="002D38FC">
      <w:pPr>
        <w:pStyle w:val="Listenabsatz"/>
        <w:numPr>
          <w:ilvl w:val="0"/>
          <w:numId w:val="5"/>
        </w:numPr>
        <w:spacing w:before="240" w:after="240"/>
      </w:pPr>
      <w:r>
        <w:t>Synchronisation der Passwörter über mehrere Mobilgeräte</w:t>
      </w:r>
    </w:p>
    <w:p w:rsidR="002D38FC" w:rsidRDefault="002D38FC" w:rsidP="002D38FC">
      <w:pPr>
        <w:pStyle w:val="Listenabsatz"/>
        <w:numPr>
          <w:ilvl w:val="0"/>
          <w:numId w:val="5"/>
        </w:numPr>
        <w:spacing w:before="240" w:after="240"/>
      </w:pPr>
      <w:r>
        <w:t xml:space="preserve">Anbindung der </w:t>
      </w:r>
      <w:proofErr w:type="spellStart"/>
      <w:r>
        <w:t>App</w:t>
      </w:r>
      <w:proofErr w:type="spellEnd"/>
      <w:r>
        <w:t xml:space="preserve"> an </w:t>
      </w:r>
      <w:proofErr w:type="spellStart"/>
      <w:r>
        <w:t>Clouddienste</w:t>
      </w:r>
      <w:proofErr w:type="spellEnd"/>
    </w:p>
    <w:p w:rsidR="002D38FC" w:rsidRDefault="002D38FC" w:rsidP="002D38FC">
      <w:pPr>
        <w:pStyle w:val="Listenabsatz"/>
        <w:numPr>
          <w:ilvl w:val="0"/>
          <w:numId w:val="5"/>
        </w:numPr>
        <w:spacing w:before="240" w:after="240"/>
      </w:pPr>
      <w:r>
        <w:t>Speicherung von Notizen zu Passwörtern</w:t>
      </w:r>
    </w:p>
    <w:p w:rsidR="002D38FC" w:rsidRDefault="002D38FC" w:rsidP="002D38FC">
      <w:pPr>
        <w:pStyle w:val="Listenabsatz"/>
        <w:numPr>
          <w:ilvl w:val="0"/>
          <w:numId w:val="5"/>
        </w:numPr>
        <w:spacing w:before="240" w:after="240"/>
      </w:pPr>
      <w:r>
        <w:t>Backup-Funktionen der gespeicherten Passwörter</w:t>
      </w:r>
    </w:p>
    <w:p w:rsidR="002D38FC" w:rsidRPr="00A45F07" w:rsidRDefault="002D38FC" w:rsidP="002D38FC">
      <w:r>
        <w:t>Es wird jedoch nicht ausgeschlossen, dass die App nach erfolgreichem Projektabschluss um die oben genannten Fu</w:t>
      </w:r>
      <w:r w:rsidR="005037CA">
        <w:t>nktionen erweitert wird.</w:t>
      </w:r>
    </w:p>
    <w:p w:rsidR="002D38FC" w:rsidRPr="00EC0A9D" w:rsidRDefault="002D38FC" w:rsidP="002D38FC">
      <w:pPr>
        <w:pStyle w:val="berschrift1"/>
        <w:numPr>
          <w:ilvl w:val="0"/>
          <w:numId w:val="7"/>
        </w:numPr>
        <w:rPr>
          <w:rFonts w:ascii="Arial" w:hAnsi="Arial" w:cs="Arial"/>
        </w:rPr>
      </w:pPr>
      <w:bookmarkStart w:id="17" w:name="_Toc410654591"/>
      <w:bookmarkStart w:id="18" w:name="_Toc410842083"/>
      <w:r w:rsidRPr="00EC0A9D">
        <w:rPr>
          <w:rFonts w:ascii="Arial" w:hAnsi="Arial" w:cs="Arial"/>
        </w:rPr>
        <w:lastRenderedPageBreak/>
        <w:t>Planung</w:t>
      </w:r>
      <w:bookmarkEnd w:id="17"/>
      <w:bookmarkEnd w:id="18"/>
    </w:p>
    <w:p w:rsidR="002D38FC" w:rsidRDefault="002D38FC" w:rsidP="002D38FC">
      <w:pPr>
        <w:pStyle w:val="berschrift1"/>
        <w:numPr>
          <w:ilvl w:val="1"/>
          <w:numId w:val="7"/>
        </w:numPr>
        <w:rPr>
          <w:rFonts w:ascii="Arial" w:hAnsi="Arial" w:cs="Arial"/>
        </w:rPr>
      </w:pPr>
      <w:bookmarkStart w:id="19" w:name="_Toc410654592"/>
      <w:bookmarkStart w:id="20" w:name="_Toc410842084"/>
      <w:r w:rsidRPr="00EC0A9D">
        <w:rPr>
          <w:rFonts w:ascii="Arial" w:hAnsi="Arial" w:cs="Arial"/>
        </w:rPr>
        <w:t>Geplante Programmentwicklung</w:t>
      </w:r>
      <w:bookmarkEnd w:id="19"/>
      <w:bookmarkEnd w:id="20"/>
    </w:p>
    <w:p w:rsidR="002D38FC" w:rsidRDefault="002D38FC" w:rsidP="002D38FC">
      <w:r>
        <w:t>Die Anwendung soll zunächst Passwortmanagement im Allgemeinen komfortabel ermöglichen. Sie soll stabil auf einem Android-Smartphone oder Tablet betrieben werden können und eine intuitive, übersichtliche Oberfläche besitzen. Die folgenden Bausteine sollen enthalten sein:</w:t>
      </w:r>
    </w:p>
    <w:p w:rsidR="002D38FC" w:rsidRDefault="00562279" w:rsidP="002D38FC">
      <w:pPr>
        <w:pStyle w:val="Listenabsatz"/>
        <w:numPr>
          <w:ilvl w:val="0"/>
          <w:numId w:val="9"/>
        </w:numPr>
        <w:spacing w:before="240" w:after="240"/>
      </w:pPr>
      <w:ins w:id="21" w:author="Kerkhoff" w:date="2015-02-05T19:42:00Z">
        <w:r>
          <w:t>D</w:t>
        </w:r>
      </w:ins>
      <w:del w:id="22" w:author="Kerkhoff" w:date="2015-02-05T19:42:00Z">
        <w:r w:rsidR="002D38FC" w:rsidDel="00562279">
          <w:delText>d</w:delText>
        </w:r>
      </w:del>
      <w:r w:rsidR="002D38FC">
        <w:t>as Generieren sicherer Passwörter</w:t>
      </w:r>
    </w:p>
    <w:p w:rsidR="002D38FC" w:rsidRDefault="00562279" w:rsidP="002D38FC">
      <w:pPr>
        <w:pStyle w:val="Listenabsatz"/>
        <w:numPr>
          <w:ilvl w:val="0"/>
          <w:numId w:val="9"/>
        </w:numPr>
        <w:spacing w:before="240" w:after="240"/>
      </w:pPr>
      <w:ins w:id="23" w:author="Kerkhoff" w:date="2015-02-05T19:42:00Z">
        <w:r>
          <w:t>D</w:t>
        </w:r>
      </w:ins>
      <w:del w:id="24" w:author="Kerkhoff" w:date="2015-02-05T19:42:00Z">
        <w:r w:rsidR="002D38FC" w:rsidDel="00562279">
          <w:delText>d</w:delText>
        </w:r>
      </w:del>
      <w:r w:rsidR="002D38FC">
        <w:t xml:space="preserve">as </w:t>
      </w:r>
      <w:proofErr w:type="spellStart"/>
      <w:r w:rsidR="002D38FC">
        <w:t>Ver</w:t>
      </w:r>
      <w:proofErr w:type="spellEnd"/>
      <w:r w:rsidR="002D38FC">
        <w:t>- und Entschlüsseln der gespeicherten Passwörter</w:t>
      </w:r>
    </w:p>
    <w:p w:rsidR="002D38FC" w:rsidRDefault="00562279" w:rsidP="002D38FC">
      <w:pPr>
        <w:pStyle w:val="Listenabsatz"/>
        <w:numPr>
          <w:ilvl w:val="0"/>
          <w:numId w:val="9"/>
        </w:numPr>
        <w:spacing w:before="240" w:after="240"/>
      </w:pPr>
      <w:ins w:id="25" w:author="Kerkhoff" w:date="2015-02-05T19:42:00Z">
        <w:r>
          <w:t>D</w:t>
        </w:r>
      </w:ins>
      <w:del w:id="26" w:author="Kerkhoff" w:date="2015-02-05T19:42:00Z">
        <w:r w:rsidR="002D38FC" w:rsidDel="00562279">
          <w:delText>d</w:delText>
        </w:r>
      </w:del>
      <w:r w:rsidR="002D38FC">
        <w:t>as Speichern und Lesen von Passwörtern</w:t>
      </w:r>
    </w:p>
    <w:p w:rsidR="002D38FC" w:rsidRDefault="002D38FC" w:rsidP="002D38FC">
      <w:commentRangeStart w:id="27"/>
      <w:r>
        <w:t>Beim Generieren neuer Passwörter soll der Nutzer die zu verwendende Zeichenmenge (Groß- &amp; Kleinbuchstaben, Sonderzeichen, Zahlen etc.) und die gewünschte Länge des Passworts angeben können. Des Weiteren soll es möglich sein, die Sicherheit bereits erstellter Passwörter anzeigen zu lassen. Die Bewertung soll anhand der Länge und verwendeten Zeichen etc. erfolgen und direkt visualisiert werden.</w:t>
      </w:r>
      <w:commentRangeEnd w:id="27"/>
      <w:r w:rsidR="00562279">
        <w:rPr>
          <w:rStyle w:val="Kommentarzeichen"/>
        </w:rPr>
        <w:commentReference w:id="27"/>
      </w:r>
    </w:p>
    <w:p w:rsidR="002D38FC" w:rsidRDefault="002D38FC" w:rsidP="002D38FC">
      <w:r>
        <w:t xml:space="preserve">Alle Passwörter sollen verschlüsselt gespeichert werden. Die Verschlüsselung erfolgt anhand eines Master-Passworts, welches beim ersten Start der Anwendung durch den Benutzer vergeben und später beliebig angepasst werden kann. Beim Speichern eines neuen Passworteintrags wird dieses mit dem Master-Passwort verschlüsselt und abgespeichert. Bei Änderung des Master-Passworts werden alle gespeicherten Passwörter neu verschlüsselt. Das Master-Passwort wird beim Öffnen der App abgefragt. Nach der Eingabe des Benutzers wird – unabhängig von der Korrektheit der Eingabe - eine Liste der Dienste angezeigt, für die Passwörter gespeichert sind. Diese Passwörter werden mit dem eingegebenen Masterpasswort entschlüsselt, daher werden nur bei korrekter Eingabe die tatsächlichen Passwörter berechnet. In der Liste kann auf einen Eintrag getippt werden, wodurch das entschlüsselte Passwort dazu angezeigt wird. Es soll eine Möglichkeit geben, das Passwort </w:t>
      </w:r>
      <w:commentRangeStart w:id="28"/>
      <w:r>
        <w:t xml:space="preserve">für eine beschränkte Zeit </w:t>
      </w:r>
      <w:commentRangeEnd w:id="28"/>
      <w:r w:rsidR="00963E4C">
        <w:rPr>
          <w:rStyle w:val="Kommentarzeichen"/>
        </w:rPr>
        <w:commentReference w:id="28"/>
      </w:r>
      <w:r>
        <w:t>in die Zwischenablage zu übernehmen.</w:t>
      </w:r>
    </w:p>
    <w:p w:rsidR="002D38FC" w:rsidRDefault="002D38FC" w:rsidP="002D38FC">
      <w:commentRangeStart w:id="29"/>
      <w:r>
        <w:t>Um Passwörter ändern oder löschen zu können, muss man ein Bearbeitungspasswort eingeben. Dies muss ebenfalls beim ersten Anwendungsstart festgelegt werden. Im Gegensatz zum Master-Passwort wird hier zurückgemeldet, ob die Eingabe richtig oder falsch war. Nur mit einem korrekten Bearbeitungspasswort ist ein Ändern oder Löschen möglich.</w:t>
      </w:r>
      <w:commentRangeEnd w:id="29"/>
      <w:r w:rsidR="00963E4C">
        <w:rPr>
          <w:rStyle w:val="Kommentarzeichen"/>
        </w:rPr>
        <w:commentReference w:id="29"/>
      </w:r>
    </w:p>
    <w:p w:rsidR="002D38FC" w:rsidRPr="00E23839" w:rsidRDefault="002D38FC" w:rsidP="002D38FC">
      <w:r>
        <w:t>Neben durch die Anwendung generierten Passwörtern soll es außerdem möglich sein, manuell erstellte Passwörter zu speichern.</w:t>
      </w:r>
    </w:p>
    <w:p w:rsidR="002D38FC" w:rsidRDefault="002D38FC" w:rsidP="002D38FC">
      <w:pPr>
        <w:pStyle w:val="berschrift1"/>
        <w:numPr>
          <w:ilvl w:val="1"/>
          <w:numId w:val="7"/>
        </w:numPr>
        <w:rPr>
          <w:rFonts w:ascii="Arial" w:hAnsi="Arial" w:cs="Arial"/>
        </w:rPr>
      </w:pPr>
      <w:bookmarkStart w:id="30" w:name="_Toc410654593"/>
      <w:bookmarkStart w:id="31" w:name="_Toc410842085"/>
      <w:r w:rsidRPr="00EC0A9D">
        <w:rPr>
          <w:rFonts w:ascii="Arial" w:hAnsi="Arial" w:cs="Arial"/>
        </w:rPr>
        <w:t>Geplanter Werkzeugeinsatz</w:t>
      </w:r>
      <w:bookmarkEnd w:id="30"/>
      <w:bookmarkEnd w:id="31"/>
    </w:p>
    <w:p w:rsidR="002D38FC" w:rsidRPr="006B5C30" w:rsidRDefault="002D38FC" w:rsidP="002D38FC">
      <w:r>
        <w:t xml:space="preserve">Es sollen Elemente der in der Vorlesung behandelten Werkzeuge verwendet werden. Im Rahmen dieses Projektes haben wir uns für die Verwendung des Versionskontrollsystems  </w:t>
      </w:r>
      <w:proofErr w:type="spellStart"/>
      <w:r>
        <w:t>Git</w:t>
      </w:r>
      <w:proofErr w:type="spellEnd"/>
      <w:r>
        <w:t xml:space="preserve"> in Kombination mit gebührenfreien Service </w:t>
      </w:r>
      <w:proofErr w:type="spellStart"/>
      <w:r>
        <w:t>GitHub</w:t>
      </w:r>
      <w:proofErr w:type="spellEnd"/>
      <w:r>
        <w:t xml:space="preserve"> entschieden. Der Zugriff auf das </w:t>
      </w:r>
      <w:proofErr w:type="spellStart"/>
      <w:r>
        <w:t>Git</w:t>
      </w:r>
      <w:proofErr w:type="spellEnd"/>
      <w:r>
        <w:t xml:space="preserve">-Repository erfolgte mit dem kostenfreien Tool </w:t>
      </w:r>
      <w:proofErr w:type="spellStart"/>
      <w:r>
        <w:t>SourceTree</w:t>
      </w:r>
      <w:proofErr w:type="spellEnd"/>
      <w:r>
        <w:t xml:space="preserve"> der Firma </w:t>
      </w:r>
      <w:proofErr w:type="spellStart"/>
      <w:r>
        <w:t>Atlassian</w:t>
      </w:r>
      <w:proofErr w:type="spellEnd"/>
      <w:r>
        <w:t xml:space="preserve">. Die eigentliche Programmierung erfolgte mit dem Android Studio welches zur freien Nutzung bereit steht. Android Studio beinhaltet zudem das </w:t>
      </w:r>
      <w:proofErr w:type="spellStart"/>
      <w:r>
        <w:t>Buildwerkzeug</w:t>
      </w:r>
      <w:proofErr w:type="spellEnd"/>
      <w:r>
        <w:t xml:space="preserve"> </w:t>
      </w:r>
      <w:proofErr w:type="spellStart"/>
      <w:r>
        <w:t>Gradle</w:t>
      </w:r>
      <w:proofErr w:type="spellEnd"/>
      <w:r>
        <w:t xml:space="preserve"> als auch Unit </w:t>
      </w:r>
      <w:proofErr w:type="spellStart"/>
      <w:r>
        <w:t>Testing</w:t>
      </w:r>
      <w:proofErr w:type="spellEnd"/>
      <w:r>
        <w:t xml:space="preserve"> Werkzeuge.</w:t>
      </w:r>
    </w:p>
    <w:p w:rsidR="002D38FC" w:rsidRPr="00EC0A9D" w:rsidRDefault="002D38FC" w:rsidP="002D38FC">
      <w:pPr>
        <w:pStyle w:val="berschrift1"/>
        <w:numPr>
          <w:ilvl w:val="0"/>
          <w:numId w:val="7"/>
        </w:numPr>
        <w:rPr>
          <w:rFonts w:ascii="Arial" w:hAnsi="Arial" w:cs="Arial"/>
        </w:rPr>
      </w:pPr>
      <w:bookmarkStart w:id="32" w:name="_Toc410654594"/>
      <w:bookmarkStart w:id="33" w:name="_Toc410842086"/>
      <w:r w:rsidRPr="00EC0A9D">
        <w:rPr>
          <w:rFonts w:ascii="Arial" w:hAnsi="Arial" w:cs="Arial"/>
        </w:rPr>
        <w:lastRenderedPageBreak/>
        <w:t>Realisierung</w:t>
      </w:r>
      <w:bookmarkEnd w:id="32"/>
      <w:bookmarkEnd w:id="33"/>
    </w:p>
    <w:p w:rsidR="002D38FC" w:rsidRDefault="002D38FC" w:rsidP="002D38FC">
      <w:pPr>
        <w:pStyle w:val="berschrift1"/>
        <w:numPr>
          <w:ilvl w:val="1"/>
          <w:numId w:val="7"/>
        </w:numPr>
        <w:rPr>
          <w:rFonts w:ascii="Arial" w:hAnsi="Arial" w:cs="Arial"/>
        </w:rPr>
      </w:pPr>
      <w:bookmarkStart w:id="34" w:name="_Toc410654595"/>
      <w:bookmarkStart w:id="35" w:name="_Toc410842087"/>
      <w:r w:rsidRPr="00EC0A9D">
        <w:rPr>
          <w:rFonts w:ascii="Arial" w:hAnsi="Arial" w:cs="Arial"/>
        </w:rPr>
        <w:t>Werkzeuge</w:t>
      </w:r>
      <w:bookmarkEnd w:id="34"/>
      <w:bookmarkEnd w:id="35"/>
      <w:r w:rsidRPr="00EC0A9D">
        <w:rPr>
          <w:rFonts w:ascii="Arial" w:hAnsi="Arial" w:cs="Arial"/>
        </w:rPr>
        <w:t xml:space="preserve"> </w:t>
      </w:r>
    </w:p>
    <w:p w:rsidR="002D38FC" w:rsidRPr="006B5C30" w:rsidRDefault="002D38FC" w:rsidP="002D38FC">
      <w:r>
        <w:t>Im Folgenden werden die eingesetzten Werkzeuge erläutert.</w:t>
      </w:r>
    </w:p>
    <w:p w:rsidR="002D38FC" w:rsidRDefault="00D93098" w:rsidP="002D38FC">
      <w:pPr>
        <w:pStyle w:val="berschrift1"/>
        <w:numPr>
          <w:ilvl w:val="2"/>
          <w:numId w:val="7"/>
        </w:numPr>
        <w:rPr>
          <w:rFonts w:ascii="Arial" w:hAnsi="Arial" w:cs="Arial"/>
        </w:rPr>
      </w:pPr>
      <w:bookmarkStart w:id="36" w:name="_Toc410654596"/>
      <w:r>
        <w:rPr>
          <w:rFonts w:ascii="Arial" w:hAnsi="Arial" w:cs="Arial"/>
        </w:rPr>
        <w:t xml:space="preserve"> </w:t>
      </w:r>
      <w:bookmarkStart w:id="37" w:name="_Toc410842088"/>
      <w:proofErr w:type="spellStart"/>
      <w:r w:rsidR="002D38FC" w:rsidRPr="00EC0A9D">
        <w:rPr>
          <w:rFonts w:ascii="Arial" w:hAnsi="Arial" w:cs="Arial"/>
        </w:rPr>
        <w:t>GitHub</w:t>
      </w:r>
      <w:bookmarkEnd w:id="36"/>
      <w:bookmarkEnd w:id="37"/>
      <w:proofErr w:type="spellEnd"/>
    </w:p>
    <w:p w:rsidR="002D38FC" w:rsidRDefault="002D38FC" w:rsidP="002D38FC">
      <w:proofErr w:type="spellStart"/>
      <w:r>
        <w:t>Git</w:t>
      </w:r>
      <w:proofErr w:type="spellEnd"/>
      <w:r>
        <w:t xml:space="preserve"> ist eine freie Software zur verteilten Versionskontrolle von Dateien. Anders als bei dem Versionskontrollsystem Subversion (SVN) gibt es nicht zwingend einen zentralen Server. Jeder Benutzer besitzt eine lokale Kopie des gesamten </w:t>
      </w:r>
      <w:proofErr w:type="spellStart"/>
      <w:r>
        <w:t>Repositorys</w:t>
      </w:r>
      <w:proofErr w:type="spellEnd"/>
      <w:r>
        <w:t xml:space="preserve"> und ist somit gleichzeitig Client und Server. Dieses Repository beinhaltet die komplette Versionsgeschichte, ein Wechsel auf ältere Entwicklungsstände ist somit jederzeit ohne Server-Synchronisation möglich. Durch die lokale Speicherung des gesamten </w:t>
      </w:r>
      <w:proofErr w:type="spellStart"/>
      <w:r>
        <w:t>Repositorys</w:t>
      </w:r>
      <w:proofErr w:type="spellEnd"/>
      <w:r>
        <w:t xml:space="preserve"> gewinnt der Anwender an Schnelligkeit. Gerade bei größeren Projekten müssen so nicht viele Dateien über das Netzwerk transferiert werden. Hier kommt das </w:t>
      </w:r>
      <w:commentRangeStart w:id="38"/>
      <w:r>
        <w:t xml:space="preserve">bekannte IT-Prinzip </w:t>
      </w:r>
      <w:commentRangeEnd w:id="38"/>
      <w:r w:rsidR="00963E4C">
        <w:rPr>
          <w:rStyle w:val="Kommentarzeichen"/>
        </w:rPr>
        <w:commentReference w:id="38"/>
      </w:r>
      <w:r>
        <w:t>„Tausche Speicher gegen Zeit“ zu</w:t>
      </w:r>
      <w:r w:rsidR="000B626C">
        <w:t>m</w:t>
      </w:r>
      <w:r w:rsidR="005037CA">
        <w:t xml:space="preserve"> T</w:t>
      </w:r>
      <w:r>
        <w:t xml:space="preserve">ragen. </w:t>
      </w:r>
      <w:proofErr w:type="spellStart"/>
      <w:r>
        <w:t>Git</w:t>
      </w:r>
      <w:proofErr w:type="spellEnd"/>
      <w:r>
        <w:t xml:space="preserve"> ist ein Kommandozeilentool, welches diverse Parameter bietet. Es ist auf fast allen </w:t>
      </w:r>
      <w:proofErr w:type="spellStart"/>
      <w:r>
        <w:t>unixartigen</w:t>
      </w:r>
      <w:proofErr w:type="spellEnd"/>
      <w:r>
        <w:t xml:space="preserve"> Systemen unter anderem auf Linux, Mac </w:t>
      </w:r>
      <w:proofErr w:type="spellStart"/>
      <w:r>
        <w:t>OSx</w:t>
      </w:r>
      <w:proofErr w:type="spellEnd"/>
      <w:r>
        <w:t xml:space="preserve"> als auch </w:t>
      </w:r>
      <w:proofErr w:type="spellStart"/>
      <w:r>
        <w:t>FreeBSD</w:t>
      </w:r>
      <w:proofErr w:type="spellEnd"/>
      <w:r>
        <w:t xml:space="preserve"> lauffähig. Eine native Windows-Integration gibt es nicht weshalb Tools von Drittherstellern verwendet werden müssen. </w:t>
      </w:r>
      <w:proofErr w:type="spellStart"/>
      <w:r>
        <w:t>Git</w:t>
      </w:r>
      <w:proofErr w:type="spellEnd"/>
      <w:r>
        <w:t xml:space="preserve"> ermöglicht es </w:t>
      </w:r>
      <w:proofErr w:type="spellStart"/>
      <w:r>
        <w:t>Branches</w:t>
      </w:r>
      <w:proofErr w:type="spellEnd"/>
      <w:r>
        <w:t xml:space="preserve"> zur isolierten Entwicklung einzelner Funktionen zu bilden. Diese können anschließend zusammengeführt (</w:t>
      </w:r>
      <w:proofErr w:type="spellStart"/>
      <w:r>
        <w:t>gemerged</w:t>
      </w:r>
      <w:proofErr w:type="spellEnd"/>
      <w:r>
        <w:t xml:space="preserve">) werden. </w:t>
      </w:r>
    </w:p>
    <w:p w:rsidR="00B42B4D" w:rsidRDefault="002D38FC" w:rsidP="00B42B4D">
      <w:pPr>
        <w:keepNext/>
        <w:jc w:val="center"/>
      </w:pPr>
      <w:r>
        <w:rPr>
          <w:noProof/>
          <w:lang w:eastAsia="de-DE"/>
        </w:rPr>
        <w:drawing>
          <wp:inline distT="0" distB="0" distL="0" distR="0">
            <wp:extent cx="3649287" cy="2676525"/>
            <wp:effectExtent l="0" t="0" r="0" b="0"/>
            <wp:docPr id="22" name="Grafik 22" descr="http://upload.wikimedia.org/wikipedia/commons/a/a3/SVNvsGITServ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wikimedia.org/wikipedia/commons/a/a3/SVNvsGITServer_2.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53414" cy="2679552"/>
                    </a:xfrm>
                    <a:prstGeom prst="rect">
                      <a:avLst/>
                    </a:prstGeom>
                    <a:noFill/>
                    <a:ln>
                      <a:noFill/>
                    </a:ln>
                  </pic:spPr>
                </pic:pic>
              </a:graphicData>
            </a:graphic>
          </wp:inline>
        </w:drawing>
      </w:r>
    </w:p>
    <w:p w:rsidR="002D38FC" w:rsidRDefault="00B42B4D" w:rsidP="00B42B4D">
      <w:pPr>
        <w:pStyle w:val="Beschriftung"/>
        <w:jc w:val="center"/>
      </w:pPr>
      <w:bookmarkStart w:id="39" w:name="_Toc410841918"/>
      <w:r>
        <w:t xml:space="preserve">Abbildung </w:t>
      </w:r>
      <w:fldSimple w:instr=" SEQ Abbildung \* ARABIC ">
        <w:r w:rsidR="00A35044">
          <w:rPr>
            <w:noProof/>
          </w:rPr>
          <w:t>1</w:t>
        </w:r>
      </w:fldSimple>
      <w:r>
        <w:t>: Systemstruktur</w:t>
      </w:r>
      <w:bookmarkEnd w:id="39"/>
    </w:p>
    <w:p w:rsidR="005037CA" w:rsidRDefault="002D38FC" w:rsidP="005037CA">
      <w:r>
        <w:t xml:space="preserve">Basierend auf </w:t>
      </w:r>
      <w:proofErr w:type="spellStart"/>
      <w:r>
        <w:t>Git</w:t>
      </w:r>
      <w:proofErr w:type="spellEnd"/>
      <w:r>
        <w:t xml:space="preserve"> erschien 2008 der Dienst </w:t>
      </w:r>
      <w:proofErr w:type="spellStart"/>
      <w:r>
        <w:t>GitHub</w:t>
      </w:r>
      <w:proofErr w:type="spellEnd"/>
      <w:r>
        <w:t xml:space="preserve">. </w:t>
      </w:r>
      <w:proofErr w:type="spellStart"/>
      <w:r>
        <w:t>GitHub</w:t>
      </w:r>
      <w:proofErr w:type="spellEnd"/>
      <w:r>
        <w:t xml:space="preserve"> ist webbasiert und ist in der Grundversion kostenfrei zugänglich. Bestehende Projekte sind für die Öffentlichkeit einsehbar und können bei Bedarf kopiert und angepasst werden. Gegen die Bezahlung von monatlichen Endgeldern können private </w:t>
      </w:r>
      <w:proofErr w:type="spellStart"/>
      <w:r>
        <w:t>Repositorys</w:t>
      </w:r>
      <w:proofErr w:type="spellEnd"/>
      <w:r>
        <w:t xml:space="preserve"> erworben werden. Diese sind nur mit Berechtigungen einsehbar. </w:t>
      </w:r>
      <w:proofErr w:type="spellStart"/>
      <w:r>
        <w:t>GitHub</w:t>
      </w:r>
      <w:proofErr w:type="spellEnd"/>
      <w:r>
        <w:t xml:space="preserve"> ist in der Open-Source-Software-Entwicklung sehr populär. So werden unter anderem für die Entwicklung des Linux-Kernel, von PHP als auch von </w:t>
      </w:r>
      <w:proofErr w:type="spellStart"/>
      <w:r>
        <w:t>JUnit</w:t>
      </w:r>
      <w:proofErr w:type="spellEnd"/>
      <w:r>
        <w:t xml:space="preserve"> </w:t>
      </w:r>
      <w:proofErr w:type="spellStart"/>
      <w:r>
        <w:t>GitHub-Repositorys</w:t>
      </w:r>
      <w:proofErr w:type="spellEnd"/>
      <w:r>
        <w:t xml:space="preserve"> genutzt. Im April 2011 befanden sich 2 Millione</w:t>
      </w:r>
      <w:bookmarkStart w:id="40" w:name="_Toc410654597"/>
      <w:r w:rsidR="005037CA">
        <w:t xml:space="preserve">n </w:t>
      </w:r>
      <w:proofErr w:type="spellStart"/>
      <w:r w:rsidR="005037CA">
        <w:t>Repositorys</w:t>
      </w:r>
      <w:proofErr w:type="spellEnd"/>
      <w:r w:rsidR="005037CA">
        <w:t xml:space="preserve"> auf </w:t>
      </w:r>
      <w:proofErr w:type="spellStart"/>
      <w:r w:rsidR="005037CA">
        <w:t>GitHub</w:t>
      </w:r>
      <w:proofErr w:type="spellEnd"/>
      <w:r w:rsidR="005037CA">
        <w:t>.</w:t>
      </w:r>
    </w:p>
    <w:p w:rsidR="002D38FC" w:rsidRPr="005037CA" w:rsidRDefault="002D38FC" w:rsidP="005037CA">
      <w:r>
        <w:rPr>
          <w:rFonts w:cs="Arial"/>
        </w:rPr>
        <w:br w:type="page"/>
      </w:r>
    </w:p>
    <w:p w:rsidR="002D38FC" w:rsidRDefault="00D93098" w:rsidP="002D38FC">
      <w:pPr>
        <w:pStyle w:val="berschrift1"/>
        <w:numPr>
          <w:ilvl w:val="2"/>
          <w:numId w:val="7"/>
        </w:numPr>
        <w:rPr>
          <w:rFonts w:ascii="Arial" w:hAnsi="Arial" w:cs="Arial"/>
        </w:rPr>
      </w:pPr>
      <w:r>
        <w:rPr>
          <w:rFonts w:ascii="Arial" w:hAnsi="Arial" w:cs="Arial"/>
        </w:rPr>
        <w:lastRenderedPageBreak/>
        <w:t xml:space="preserve"> </w:t>
      </w:r>
      <w:bookmarkStart w:id="41" w:name="_Toc410842089"/>
      <w:proofErr w:type="spellStart"/>
      <w:r w:rsidR="002D38FC" w:rsidRPr="00EC0A9D">
        <w:rPr>
          <w:rFonts w:ascii="Arial" w:hAnsi="Arial" w:cs="Arial"/>
        </w:rPr>
        <w:t>SourceTree</w:t>
      </w:r>
      <w:bookmarkEnd w:id="40"/>
      <w:bookmarkEnd w:id="41"/>
      <w:proofErr w:type="spellEnd"/>
    </w:p>
    <w:p w:rsidR="002D38FC" w:rsidRDefault="000C5267" w:rsidP="00412D1D">
      <w:r>
        <w:rPr>
          <w:noProof/>
        </w:rPr>
        <w:pict>
          <v:shapetype id="_x0000_t202" coordsize="21600,21600" o:spt="202" path="m,l,21600r21600,l21600,xe">
            <v:stroke joinstyle="miter"/>
            <v:path gradientshapeok="t" o:connecttype="rect"/>
          </v:shapetype>
          <v:shape id="_x0000_s1026" type="#_x0000_t202" style="position:absolute;margin-left:1.9pt;margin-top:397.1pt;width:453.6pt;height:.05pt;z-index:251660288" wrapcoords="-36 0 -36 20800 21600 20800 21600 0 -36 0" stroked="f">
            <v:textbox style="mso-next-textbox:#_x0000_s1026;mso-fit-shape-to-text:t" inset="0,0,0,0">
              <w:txbxContent>
                <w:p w:rsidR="00636188" w:rsidRPr="00CC310C" w:rsidRDefault="00636188" w:rsidP="00B42B4D">
                  <w:pPr>
                    <w:pStyle w:val="Beschriftung"/>
                    <w:jc w:val="center"/>
                    <w:rPr>
                      <w:noProof/>
                    </w:rPr>
                  </w:pPr>
                  <w:bookmarkStart w:id="42" w:name="_Toc410841919"/>
                  <w:r>
                    <w:t xml:space="preserve">Abbildung </w:t>
                  </w:r>
                  <w:fldSimple w:instr=" SEQ Abbildung \* ARABIC ">
                    <w:r>
                      <w:rPr>
                        <w:noProof/>
                      </w:rPr>
                      <w:t>2</w:t>
                    </w:r>
                  </w:fldSimple>
                  <w:r>
                    <w:t xml:space="preserve">: </w:t>
                  </w:r>
                  <w:proofErr w:type="spellStart"/>
                  <w:r>
                    <w:t>SourceTree</w:t>
                  </w:r>
                  <w:bookmarkEnd w:id="42"/>
                  <w:proofErr w:type="spellEnd"/>
                </w:p>
              </w:txbxContent>
            </v:textbox>
            <w10:wrap type="tight"/>
          </v:shape>
        </w:pict>
      </w:r>
      <w:r w:rsidR="002D38FC" w:rsidRPr="00E4030D">
        <w:rPr>
          <w:noProof/>
          <w:lang w:eastAsia="de-DE"/>
        </w:rPr>
        <w:drawing>
          <wp:anchor distT="0" distB="0" distL="114300" distR="114300" simplePos="0" relativeHeight="251654656" behindDoc="1" locked="0" layoutInCell="1" allowOverlap="1">
            <wp:simplePos x="0" y="0"/>
            <wp:positionH relativeFrom="column">
              <wp:posOffset>24130</wp:posOffset>
            </wp:positionH>
            <wp:positionV relativeFrom="paragraph">
              <wp:posOffset>1496060</wp:posOffset>
            </wp:positionV>
            <wp:extent cx="5760720" cy="3489960"/>
            <wp:effectExtent l="0" t="0" r="0" b="0"/>
            <wp:wrapTight wrapText="bothSides">
              <wp:wrapPolygon edited="0">
                <wp:start x="0" y="0"/>
                <wp:lineTo x="0" y="21459"/>
                <wp:lineTo x="21500" y="21459"/>
                <wp:lineTo x="21500" y="0"/>
                <wp:lineTo x="0" y="0"/>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489960"/>
                    </a:xfrm>
                    <a:prstGeom prst="rect">
                      <a:avLst/>
                    </a:prstGeom>
                  </pic:spPr>
                </pic:pic>
              </a:graphicData>
            </a:graphic>
          </wp:anchor>
        </w:drawing>
      </w:r>
      <w:proofErr w:type="spellStart"/>
      <w:r w:rsidR="002D38FC">
        <w:t>SourceTree</w:t>
      </w:r>
      <w:proofErr w:type="spellEnd"/>
      <w:r w:rsidR="002D38FC">
        <w:t xml:space="preserve"> ist ein kostenloses Tool der Firma </w:t>
      </w:r>
      <w:proofErr w:type="spellStart"/>
      <w:r w:rsidR="002D38FC">
        <w:t>Atlassian</w:t>
      </w:r>
      <w:proofErr w:type="spellEnd"/>
      <w:r w:rsidR="002D38FC">
        <w:t xml:space="preserve">. Es erweitert die Kommandozeilenfunktion des Versionskontrollsystem </w:t>
      </w:r>
      <w:proofErr w:type="spellStart"/>
      <w:r w:rsidR="002D38FC">
        <w:t>Git</w:t>
      </w:r>
      <w:proofErr w:type="spellEnd"/>
      <w:r w:rsidR="002D38FC">
        <w:t xml:space="preserve"> um eine einfach zu bedienende grafische Oberfläche. </w:t>
      </w:r>
      <w:proofErr w:type="spellStart"/>
      <w:r w:rsidR="002D38FC">
        <w:t>SourceTree</w:t>
      </w:r>
      <w:proofErr w:type="spellEnd"/>
      <w:r w:rsidR="002D38FC">
        <w:t xml:space="preserve"> arbeitet problemlos mit </w:t>
      </w:r>
      <w:proofErr w:type="spellStart"/>
      <w:r w:rsidR="002D38FC">
        <w:t>GitHub</w:t>
      </w:r>
      <w:proofErr w:type="spellEnd"/>
      <w:r w:rsidR="002D38FC">
        <w:t xml:space="preserve"> zusammen und bietet verschiedene Komfortfunktionen wie das Aufzeigen der bisherigen </w:t>
      </w:r>
      <w:del w:id="43" w:author="Kerkhoff" w:date="2015-02-05T19:48:00Z">
        <w:r w:rsidR="002D38FC" w:rsidDel="00963E4C">
          <w:delText xml:space="preserve">Changes </w:delText>
        </w:r>
      </w:del>
      <w:ins w:id="44" w:author="Kerkhoff" w:date="2015-02-05T19:48:00Z">
        <w:r w:rsidR="00963E4C">
          <w:t xml:space="preserve">Änderungen </w:t>
        </w:r>
      </w:ins>
      <w:r w:rsidR="002D38FC">
        <w:t xml:space="preserve">als auch die verschiedenen </w:t>
      </w:r>
      <w:del w:id="45" w:author="Kerkhoff" w:date="2015-02-05T19:48:00Z">
        <w:r w:rsidR="002D38FC" w:rsidDel="00963E4C">
          <w:delText>Brachnes</w:delText>
        </w:r>
      </w:del>
      <w:proofErr w:type="spellStart"/>
      <w:ins w:id="46" w:author="Kerkhoff" w:date="2015-02-05T19:48:00Z">
        <w:r w:rsidR="00963E4C">
          <w:t>Branches</w:t>
        </w:r>
      </w:ins>
      <w:proofErr w:type="spellEnd"/>
      <w:r w:rsidR="002D38FC">
        <w:t xml:space="preserve">. Es können mehrere voneinander unabhängige </w:t>
      </w:r>
      <w:proofErr w:type="spellStart"/>
      <w:r w:rsidR="002D38FC">
        <w:t>Repositorys</w:t>
      </w:r>
      <w:proofErr w:type="spellEnd"/>
      <w:r w:rsidR="002D38FC">
        <w:t xml:space="preserve"> gleichzeitig eingebunden werden. </w:t>
      </w:r>
    </w:p>
    <w:p w:rsidR="002D38FC" w:rsidRDefault="002D38FC" w:rsidP="002D38FC">
      <w:pPr>
        <w:ind w:left="360"/>
      </w:pPr>
    </w:p>
    <w:p w:rsidR="002D38FC" w:rsidRDefault="002D38FC" w:rsidP="00412D1D">
      <w:r>
        <w:t xml:space="preserve">Kommentare zu den einzelnen </w:t>
      </w:r>
      <w:proofErr w:type="spellStart"/>
      <w:r>
        <w:t>Commits</w:t>
      </w:r>
      <w:proofErr w:type="spellEnd"/>
      <w:r>
        <w:t xml:space="preserve"> werden übersichtlich als Description angezeigt. Die erfolgten </w:t>
      </w:r>
      <w:proofErr w:type="spellStart"/>
      <w:r>
        <w:t>Commits</w:t>
      </w:r>
      <w:proofErr w:type="spellEnd"/>
      <w:r>
        <w:t xml:space="preserve"> werden Dateiweise im unteren Bildschirmbereich angezeigt und können so von allen Projektbeteiligten schnell und verständlich eingesehen werden. Durch Doppelklicks auf die einzelnen Entwicklungsstände kann bequem und schnell zu einem vorherigen/ neueren Entwicklungsstand gesprungen werden. In Zusammenarbeit mit </w:t>
      </w:r>
      <w:proofErr w:type="spellStart"/>
      <w:r>
        <w:t>GitHub</w:t>
      </w:r>
      <w:proofErr w:type="spellEnd"/>
      <w:r>
        <w:t xml:space="preserve"> werden Änderungen zeitnah visualisiert. Liegen noch nicht committete Änderungen vor können diese mit einem  Wechsel auf den obersten Punkt „</w:t>
      </w:r>
      <w:proofErr w:type="spellStart"/>
      <w:r>
        <w:t>Uncommitted</w:t>
      </w:r>
      <w:proofErr w:type="spellEnd"/>
      <w:r>
        <w:t xml:space="preserve"> </w:t>
      </w:r>
      <w:proofErr w:type="spellStart"/>
      <w:r>
        <w:t>changes</w:t>
      </w:r>
      <w:proofErr w:type="spellEnd"/>
      <w:r>
        <w:t xml:space="preserve">“ eingesehen und in das zentrale </w:t>
      </w:r>
      <w:proofErr w:type="spellStart"/>
      <w:r>
        <w:t>GitHub</w:t>
      </w:r>
      <w:proofErr w:type="spellEnd"/>
      <w:r>
        <w:t xml:space="preserve">-Repository </w:t>
      </w:r>
      <w:proofErr w:type="spellStart"/>
      <w:r>
        <w:t>gepushed</w:t>
      </w:r>
      <w:proofErr w:type="spellEnd"/>
      <w:r>
        <w:t xml:space="preserve"> werden.</w:t>
      </w:r>
    </w:p>
    <w:p w:rsidR="002D38FC" w:rsidRDefault="002D38FC" w:rsidP="002D38FC">
      <w:pPr>
        <w:ind w:left="360"/>
      </w:pPr>
    </w:p>
    <w:p w:rsidR="00C04380" w:rsidRDefault="002D38FC" w:rsidP="00C04380">
      <w:pPr>
        <w:keepNext/>
        <w:ind w:left="360"/>
      </w:pPr>
      <w:r w:rsidRPr="00E4030D">
        <w:rPr>
          <w:noProof/>
          <w:lang w:eastAsia="de-DE"/>
        </w:rPr>
        <w:lastRenderedPageBreak/>
        <w:drawing>
          <wp:inline distT="0" distB="0" distL="0" distR="0">
            <wp:extent cx="5760720" cy="348996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760720" cy="3489960"/>
                    </a:xfrm>
                    <a:prstGeom prst="rect">
                      <a:avLst/>
                    </a:prstGeom>
                  </pic:spPr>
                </pic:pic>
              </a:graphicData>
            </a:graphic>
          </wp:inline>
        </w:drawing>
      </w:r>
    </w:p>
    <w:p w:rsidR="002D38FC" w:rsidRPr="00D24AAC" w:rsidRDefault="00C04380" w:rsidP="00C04380">
      <w:pPr>
        <w:pStyle w:val="Beschriftung"/>
        <w:jc w:val="center"/>
      </w:pPr>
      <w:bookmarkStart w:id="47" w:name="_Toc410841920"/>
      <w:r>
        <w:t xml:space="preserve">Abbildung </w:t>
      </w:r>
      <w:fldSimple w:instr=" SEQ Abbildung \* ARABIC ">
        <w:r w:rsidR="00A35044">
          <w:rPr>
            <w:noProof/>
          </w:rPr>
          <w:t>3</w:t>
        </w:r>
      </w:fldSimple>
      <w:r>
        <w:t xml:space="preserve">: </w:t>
      </w:r>
      <w:proofErr w:type="spellStart"/>
      <w:r>
        <w:t>SourceTree</w:t>
      </w:r>
      <w:proofErr w:type="spellEnd"/>
      <w:r>
        <w:t xml:space="preserve"> </w:t>
      </w:r>
      <w:proofErr w:type="spellStart"/>
      <w:r>
        <w:t>Pushmöglichkeit</w:t>
      </w:r>
      <w:proofErr w:type="spellEnd"/>
      <w:r>
        <w:t xml:space="preserve"> und Änderungshistorie</w:t>
      </w:r>
      <w:bookmarkEnd w:id="47"/>
    </w:p>
    <w:p w:rsidR="00632A46" w:rsidRDefault="00D93098" w:rsidP="00632A46">
      <w:pPr>
        <w:pStyle w:val="berschrift1"/>
        <w:numPr>
          <w:ilvl w:val="2"/>
          <w:numId w:val="7"/>
        </w:numPr>
        <w:rPr>
          <w:rFonts w:ascii="Arial" w:hAnsi="Arial" w:cs="Arial"/>
        </w:rPr>
      </w:pPr>
      <w:r>
        <w:rPr>
          <w:rFonts w:ascii="Arial" w:hAnsi="Arial" w:cs="Arial"/>
        </w:rPr>
        <w:t xml:space="preserve"> </w:t>
      </w:r>
      <w:bookmarkStart w:id="48" w:name="_Toc410842090"/>
      <w:r w:rsidR="00632A46" w:rsidRPr="00EC0A9D">
        <w:rPr>
          <w:rFonts w:ascii="Arial" w:hAnsi="Arial" w:cs="Arial"/>
        </w:rPr>
        <w:t>Android Studio</w:t>
      </w:r>
      <w:bookmarkEnd w:id="48"/>
    </w:p>
    <w:p w:rsidR="009E72FA" w:rsidRDefault="009E72FA" w:rsidP="00412D1D">
      <w:pPr>
        <w:spacing w:line="257" w:lineRule="auto"/>
      </w:pPr>
      <w:r>
        <w:t xml:space="preserve">Das Android Studio </w:t>
      </w:r>
      <w:r w:rsidR="00C04380">
        <w:t>wird kostenfrei als</w:t>
      </w:r>
      <w:r>
        <w:t xml:space="preserve"> offizielle IDE von Google zur Programmierung von Android Applikationen</w:t>
      </w:r>
      <w:r w:rsidR="00C04380">
        <w:t xml:space="preserve"> bereitgestellt</w:t>
      </w:r>
      <w:r>
        <w:t>. Basierend auf der IntelliJ IDEA, wurde das Studio erweitert und im Mai 2013 in der Beta-Version veröffentlicht. Die Beta-Phase wurde mit der Version 1.0 im Dezember 2014 beendet und</w:t>
      </w:r>
      <w:r w:rsidR="003D35F8">
        <w:t xml:space="preserve"> </w:t>
      </w:r>
      <w:r w:rsidR="00355CAB">
        <w:t xml:space="preserve">aktuell </w:t>
      </w:r>
      <w:r w:rsidR="003D35F8">
        <w:t>liegt das Studio in der Version</w:t>
      </w:r>
      <w:r>
        <w:t xml:space="preserve"> 1.0.2</w:t>
      </w:r>
      <w:r w:rsidR="003D35F8">
        <w:t xml:space="preserve"> bereit</w:t>
      </w:r>
      <w:r>
        <w:t>, welche auch noch im Dezember 2014 erschien.</w:t>
      </w:r>
    </w:p>
    <w:p w:rsidR="003D35F8" w:rsidRDefault="002749A9" w:rsidP="003D35F8">
      <w:pPr>
        <w:keepNext/>
        <w:spacing w:line="257" w:lineRule="auto"/>
        <w:ind w:left="357"/>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25pt;height:224.85pt">
            <v:imagedata r:id="rId13" o:title="load"/>
          </v:shape>
        </w:pict>
      </w:r>
    </w:p>
    <w:p w:rsidR="009E72FA" w:rsidRDefault="003D35F8" w:rsidP="003D35F8">
      <w:pPr>
        <w:pStyle w:val="Beschriftung"/>
        <w:jc w:val="center"/>
      </w:pPr>
      <w:bookmarkStart w:id="49" w:name="_Toc410841921"/>
      <w:r>
        <w:t xml:space="preserve">Abbildung </w:t>
      </w:r>
      <w:fldSimple w:instr=" SEQ Abbildung \* ARABIC ">
        <w:r w:rsidR="00A35044">
          <w:rPr>
            <w:noProof/>
          </w:rPr>
          <w:t>4</w:t>
        </w:r>
      </w:fldSimple>
      <w:r>
        <w:t>: Startbildschirm</w:t>
      </w:r>
      <w:bookmarkEnd w:id="49"/>
    </w:p>
    <w:p w:rsidR="003D35F8" w:rsidRDefault="00B42B4D" w:rsidP="00412D1D">
      <w:pPr>
        <w:spacing w:line="257" w:lineRule="auto"/>
      </w:pPr>
      <w:r>
        <w:t>Dadurch, dass das Android Studio auf IntelliJ basiert, gehören Features wie das Refactoring von Codeelementen, eine Unterstützung von Ant, JUnit und ein grafischer GUI-Editor zum Funktionsumfang. Des Weiteren liefert IntelliJ ebenfalls Tools zur Versionsverwaltung und verschiedene Möglichkeiten zur automatischen Code-Generierung.</w:t>
      </w:r>
    </w:p>
    <w:p w:rsidR="00B42B4D" w:rsidRDefault="00B42B4D" w:rsidP="00412D1D">
      <w:pPr>
        <w:spacing w:line="257" w:lineRule="auto"/>
      </w:pPr>
      <w:r>
        <w:lastRenderedPageBreak/>
        <w:t>Google hat den Funktionsumfang deutlich für die Entwicklung von Applikationen für das eigene Betriebssystem erweitert. So gehört das Build-Tool Gradle mit zum festen Bestandteil der Software. Außerdem wurde der GUI-Editor angepasst. So werden verschiedene Geräte-, wie auch Plattformtypen angezeigt, die das Gestalten erleichtern sollen.</w:t>
      </w:r>
    </w:p>
    <w:p w:rsidR="00B42B4D" w:rsidRDefault="002749A9" w:rsidP="00B42B4D">
      <w:pPr>
        <w:keepNext/>
        <w:spacing w:line="257" w:lineRule="auto"/>
        <w:ind w:left="357"/>
        <w:jc w:val="center"/>
      </w:pPr>
      <w:r>
        <w:pict>
          <v:shape id="_x0000_i1026" type="#_x0000_t75" style="width:452.4pt;height:230.95pt">
            <v:imagedata r:id="rId14" o:title="Oberflaeche_gestalten"/>
          </v:shape>
        </w:pict>
      </w:r>
    </w:p>
    <w:p w:rsidR="00B42B4D" w:rsidRDefault="00B42B4D" w:rsidP="00B42B4D">
      <w:pPr>
        <w:pStyle w:val="Beschriftung"/>
        <w:jc w:val="center"/>
      </w:pPr>
      <w:bookmarkStart w:id="50" w:name="_Toc410841922"/>
      <w:r>
        <w:t xml:space="preserve">Abbildung </w:t>
      </w:r>
      <w:fldSimple w:instr=" SEQ Abbildung \* ARABIC ">
        <w:r w:rsidR="00A35044">
          <w:rPr>
            <w:noProof/>
          </w:rPr>
          <w:t>5</w:t>
        </w:r>
      </w:fldSimple>
      <w:r>
        <w:t>: Erweiterter GUI-Editor</w:t>
      </w:r>
      <w:bookmarkEnd w:id="50"/>
    </w:p>
    <w:p w:rsidR="00B42B4D" w:rsidRDefault="004B280B" w:rsidP="00412D1D">
      <w:pPr>
        <w:spacing w:line="257" w:lineRule="auto"/>
      </w:pPr>
      <w:r>
        <w:t>Google Dienste, wie das Google Cloud Messaging, wurden in die IDE integriert. So können diese individuell vom Entwickler konfiguriert und genutzt werden.</w:t>
      </w:r>
    </w:p>
    <w:p w:rsidR="004B280B" w:rsidRDefault="002749A9" w:rsidP="004B280B">
      <w:pPr>
        <w:keepNext/>
        <w:spacing w:line="257" w:lineRule="auto"/>
        <w:ind w:left="357"/>
        <w:jc w:val="center"/>
      </w:pPr>
      <w:r>
        <w:pict>
          <v:shape id="_x0000_i1027" type="#_x0000_t75" style="width:452.4pt;height:230.95pt">
            <v:imagedata r:id="rId15" o:title="java"/>
          </v:shape>
        </w:pict>
      </w:r>
    </w:p>
    <w:p w:rsidR="004B280B" w:rsidRDefault="004B280B" w:rsidP="004B280B">
      <w:pPr>
        <w:pStyle w:val="Beschriftung"/>
        <w:jc w:val="center"/>
      </w:pPr>
      <w:bookmarkStart w:id="51" w:name="_Toc410841923"/>
      <w:r>
        <w:t xml:space="preserve">Abbildung </w:t>
      </w:r>
      <w:fldSimple w:instr=" SEQ Abbildung \* ARABIC ">
        <w:r w:rsidR="00A35044">
          <w:rPr>
            <w:noProof/>
          </w:rPr>
          <w:t>6</w:t>
        </w:r>
      </w:fldSimple>
      <w:r>
        <w:t>: Codeentwicklung</w:t>
      </w:r>
      <w:bookmarkEnd w:id="51"/>
    </w:p>
    <w:p w:rsidR="00DB7481" w:rsidRDefault="00DB7481" w:rsidP="00412D1D">
      <w:pPr>
        <w:spacing w:line="257" w:lineRule="auto"/>
      </w:pPr>
      <w:r>
        <w:t xml:space="preserve">Bei der Codeentwicklung kommt die IntelliJ IDEA zum Einsatz. Der Quellcode wird unter bestimmten Bedingungen farblich hinterlegt und beim Tippen werden passende Vorschläge gemacht. Die Navigation </w:t>
      </w:r>
      <w:r w:rsidR="00A315A7">
        <w:t>erfolgt anhand der Package-Struktur an der linken Seiten.</w:t>
      </w:r>
    </w:p>
    <w:p w:rsidR="00D75585" w:rsidRDefault="00D75585" w:rsidP="00412D1D">
      <w:pPr>
        <w:spacing w:line="257" w:lineRule="auto"/>
      </w:pPr>
      <w:r>
        <w:t xml:space="preserve">Da sich die gesamte Projektgruppe bereits mit dem Tool Eclipse auskannte und wir gerne etwas Neues ausprobieren wollten, entschieden wir uns gegen eine </w:t>
      </w:r>
      <w:proofErr w:type="spellStart"/>
      <w:r w:rsidR="00C04380">
        <w:t>Eclipse</w:t>
      </w:r>
      <w:proofErr w:type="spellEnd"/>
      <w:r w:rsidR="00C04380">
        <w:t xml:space="preserve">-Version </w:t>
      </w:r>
      <w:r>
        <w:t xml:space="preserve">mit </w:t>
      </w:r>
      <w:proofErr w:type="spellStart"/>
      <w:r>
        <w:t>Android-Plugin</w:t>
      </w:r>
      <w:proofErr w:type="spellEnd"/>
      <w:r>
        <w:t xml:space="preserve"> und für das Android Studio.</w:t>
      </w:r>
    </w:p>
    <w:p w:rsidR="00D75585" w:rsidRDefault="00D75585" w:rsidP="00412D1D">
      <w:pPr>
        <w:spacing w:line="257" w:lineRule="auto"/>
      </w:pPr>
      <w:r>
        <w:lastRenderedPageBreak/>
        <w:t xml:space="preserve">Zur Entwicklung von Applikationen benötigt man </w:t>
      </w:r>
      <w:r w:rsidR="00C04380">
        <w:t xml:space="preserve">zudem </w:t>
      </w:r>
      <w:r w:rsidR="00EE192C">
        <w:t xml:space="preserve">das Android SDK, welches </w:t>
      </w:r>
      <w:r w:rsidR="00D97570">
        <w:t xml:space="preserve">entsprechende Bibliotheken der einzelnen </w:t>
      </w:r>
      <w:proofErr w:type="spellStart"/>
      <w:r w:rsidR="00D97570">
        <w:t>Androidversionen</w:t>
      </w:r>
      <w:proofErr w:type="spellEnd"/>
      <w:r w:rsidR="00D97570">
        <w:t xml:space="preserve"> mitbringt.</w:t>
      </w:r>
      <w:r w:rsidR="00EE192C">
        <w:t xml:space="preserve"> Diese </w:t>
      </w:r>
      <w:r w:rsidR="00C04380">
        <w:t>können individuell über einen</w:t>
      </w:r>
      <w:r w:rsidR="0016639D">
        <w:t xml:space="preserve"> SDK-Manager </w:t>
      </w:r>
      <w:r w:rsidR="00C04380">
        <w:t>herunterladen werden.</w:t>
      </w:r>
    </w:p>
    <w:p w:rsidR="00510406" w:rsidRDefault="00510406" w:rsidP="00510406">
      <w:pPr>
        <w:keepNext/>
        <w:spacing w:line="257" w:lineRule="auto"/>
        <w:ind w:left="357"/>
      </w:pPr>
      <w:r>
        <w:rPr>
          <w:noProof/>
          <w:lang w:eastAsia="de-DE"/>
        </w:rPr>
        <w:drawing>
          <wp:inline distT="0" distB="0" distL="0" distR="0">
            <wp:extent cx="5745480" cy="2924175"/>
            <wp:effectExtent l="0" t="0" r="0" b="0"/>
            <wp:docPr id="25" name="Grafik 25" descr="C:\Users\Lukas\AppData\Local\Microsoft\Windows\INetCache\Content.Word\SDK-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ukas\AppData\Local\Microsoft\Windows\INetCache\Content.Word\SDK-Manager.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45480" cy="2924175"/>
                    </a:xfrm>
                    <a:prstGeom prst="rect">
                      <a:avLst/>
                    </a:prstGeom>
                    <a:noFill/>
                    <a:ln>
                      <a:noFill/>
                    </a:ln>
                  </pic:spPr>
                </pic:pic>
              </a:graphicData>
            </a:graphic>
          </wp:inline>
        </w:drawing>
      </w:r>
    </w:p>
    <w:p w:rsidR="0016639D" w:rsidRDefault="00510406" w:rsidP="00510406">
      <w:pPr>
        <w:pStyle w:val="Beschriftung"/>
        <w:jc w:val="center"/>
      </w:pPr>
      <w:bookmarkStart w:id="52" w:name="_Toc410841924"/>
      <w:r>
        <w:t xml:space="preserve">Abbildung </w:t>
      </w:r>
      <w:fldSimple w:instr=" SEQ Abbildung \* ARABIC ">
        <w:r w:rsidR="00A35044">
          <w:rPr>
            <w:noProof/>
          </w:rPr>
          <w:t>7</w:t>
        </w:r>
      </w:fldSimple>
      <w:r>
        <w:t>: SDK-Manager</w:t>
      </w:r>
      <w:bookmarkEnd w:id="52"/>
    </w:p>
    <w:p w:rsidR="00EE192C" w:rsidRDefault="00EE192C" w:rsidP="00412D1D">
      <w:pPr>
        <w:spacing w:line="257" w:lineRule="auto"/>
      </w:pPr>
      <w:r>
        <w:t>Zur Verwaltung und Konfiguration der Emulatoren</w:t>
      </w:r>
      <w:r w:rsidR="0016639D">
        <w:t xml:space="preserve"> gibt es </w:t>
      </w:r>
      <w:r w:rsidR="00C04380">
        <w:t xml:space="preserve">einen </w:t>
      </w:r>
      <w:r w:rsidR="0016639D">
        <w:t>AVD-Manager (Android Virtual Device)</w:t>
      </w:r>
      <w:r w:rsidR="00C04380">
        <w:t>, welcher einfache Bereitstellungsmöglichkeiten für individuelle Emulatoren bietet</w:t>
      </w:r>
      <w:r w:rsidR="0016639D">
        <w:t>.</w:t>
      </w:r>
      <w:r w:rsidR="00C04380">
        <w:t xml:space="preserve"> Hierbei gibt es sowohl vorgegebene Emulatoren als auch umfangreiche Konfigurationsmöglichkeiten.</w:t>
      </w:r>
    </w:p>
    <w:p w:rsidR="00510406" w:rsidRDefault="002749A9" w:rsidP="00510406">
      <w:pPr>
        <w:keepNext/>
        <w:spacing w:line="257" w:lineRule="auto"/>
        <w:ind w:left="357"/>
      </w:pPr>
      <w:r>
        <w:pict>
          <v:shape id="_x0000_i1028" type="#_x0000_t75" style="width:453.75pt;height:273.05pt">
            <v:imagedata r:id="rId17" o:title="AVD-Manager"/>
          </v:shape>
        </w:pict>
      </w:r>
    </w:p>
    <w:p w:rsidR="00510406" w:rsidRPr="00DB7481" w:rsidRDefault="00510406" w:rsidP="00510406">
      <w:pPr>
        <w:pStyle w:val="Beschriftung"/>
        <w:jc w:val="center"/>
      </w:pPr>
      <w:bookmarkStart w:id="53" w:name="_Toc410841925"/>
      <w:r>
        <w:t xml:space="preserve">Abbildung </w:t>
      </w:r>
      <w:fldSimple w:instr=" SEQ Abbildung \* ARABIC ">
        <w:r w:rsidR="00A35044">
          <w:rPr>
            <w:noProof/>
          </w:rPr>
          <w:t>8</w:t>
        </w:r>
      </w:fldSimple>
      <w:r>
        <w:t>: AVD-Manager</w:t>
      </w:r>
      <w:bookmarkEnd w:id="53"/>
    </w:p>
    <w:p w:rsidR="00632A46" w:rsidRDefault="00D93098" w:rsidP="00632A46">
      <w:pPr>
        <w:pStyle w:val="berschrift1"/>
        <w:numPr>
          <w:ilvl w:val="2"/>
          <w:numId w:val="7"/>
        </w:numPr>
        <w:rPr>
          <w:rFonts w:ascii="Arial" w:hAnsi="Arial" w:cs="Arial"/>
        </w:rPr>
      </w:pPr>
      <w:r>
        <w:rPr>
          <w:rFonts w:ascii="Arial" w:hAnsi="Arial" w:cs="Arial"/>
        </w:rPr>
        <w:lastRenderedPageBreak/>
        <w:t xml:space="preserve"> </w:t>
      </w:r>
      <w:bookmarkStart w:id="54" w:name="_Toc410842091"/>
      <w:r w:rsidR="00632A46" w:rsidRPr="00EC0A9D">
        <w:rPr>
          <w:rFonts w:ascii="Arial" w:hAnsi="Arial" w:cs="Arial"/>
        </w:rPr>
        <w:t>Gradle</w:t>
      </w:r>
      <w:bookmarkEnd w:id="54"/>
    </w:p>
    <w:p w:rsidR="00912E6F" w:rsidRDefault="00912E6F" w:rsidP="00412D1D">
      <w:pPr>
        <w:spacing w:line="257" w:lineRule="auto"/>
      </w:pPr>
      <w:r>
        <w:t xml:space="preserve">Gradle ist ein automatisches Build-Tool, ähnlichen den in der Vorlesung behandelten Tools Apache </w:t>
      </w:r>
      <w:proofErr w:type="spellStart"/>
      <w:r>
        <w:t>Ant</w:t>
      </w:r>
      <w:proofErr w:type="spellEnd"/>
      <w:r>
        <w:t xml:space="preserve"> und Apache </w:t>
      </w:r>
      <w:proofErr w:type="spellStart"/>
      <w:r>
        <w:t>Maven</w:t>
      </w:r>
      <w:proofErr w:type="spellEnd"/>
      <w:r>
        <w:t>. Gradle-Skripte sind, im Gege</w:t>
      </w:r>
      <w:r w:rsidR="00F11808">
        <w:t>n</w:t>
      </w:r>
      <w:r>
        <w:t xml:space="preserve">satz zu </w:t>
      </w:r>
      <w:proofErr w:type="spellStart"/>
      <w:r>
        <w:t>Maven</w:t>
      </w:r>
      <w:proofErr w:type="spellEnd"/>
      <w:r>
        <w:t>, direkt ausführbarer Code.</w:t>
      </w:r>
    </w:p>
    <w:p w:rsidR="00E5370F" w:rsidRDefault="002749A9" w:rsidP="00E5370F">
      <w:pPr>
        <w:keepNext/>
        <w:spacing w:line="257" w:lineRule="auto"/>
        <w:ind w:left="357"/>
        <w:jc w:val="center"/>
      </w:pPr>
      <w:r>
        <w:pict>
          <v:shape id="_x0000_i1029" type="#_x0000_t75" style="width:150.1pt;height:42.1pt">
            <v:imagedata r:id="rId18" o:title="gradle_logo"/>
          </v:shape>
        </w:pict>
      </w:r>
    </w:p>
    <w:p w:rsidR="00E5370F" w:rsidRDefault="00E5370F" w:rsidP="00E5370F">
      <w:pPr>
        <w:pStyle w:val="Beschriftung"/>
        <w:jc w:val="center"/>
      </w:pPr>
      <w:bookmarkStart w:id="55" w:name="_Toc410841926"/>
      <w:r>
        <w:t xml:space="preserve">Abbildung </w:t>
      </w:r>
      <w:fldSimple w:instr=" SEQ Abbildung \* ARABIC ">
        <w:r w:rsidR="00A35044">
          <w:rPr>
            <w:noProof/>
          </w:rPr>
          <w:t>9</w:t>
        </w:r>
      </w:fldSimple>
      <w:r>
        <w:t>: Logo</w:t>
      </w:r>
      <w:bookmarkEnd w:id="55"/>
    </w:p>
    <w:p w:rsidR="009B45E4" w:rsidRDefault="009B45E4" w:rsidP="00412D1D">
      <w:pPr>
        <w:spacing w:line="257" w:lineRule="auto"/>
      </w:pPr>
      <w:r>
        <w:t xml:space="preserve">Damit </w:t>
      </w:r>
      <w:proofErr w:type="spellStart"/>
      <w:r>
        <w:t>Gradle</w:t>
      </w:r>
      <w:proofErr w:type="spellEnd"/>
      <w:r>
        <w:t xml:space="preserve"> bei umfangreichen </w:t>
      </w:r>
      <w:proofErr w:type="spellStart"/>
      <w:r>
        <w:t>Builds</w:t>
      </w:r>
      <w:proofErr w:type="spellEnd"/>
      <w:r>
        <w:t xml:space="preserve"> </w:t>
      </w:r>
      <w:proofErr w:type="spellStart"/>
      <w:r>
        <w:t>performant</w:t>
      </w:r>
      <w:proofErr w:type="spellEnd"/>
      <w:r>
        <w:t xml:space="preserve"> arbeitet, unterstützt das Tool sowohl ein inkrementelles, als auch paralleles Vorgehen. </w:t>
      </w:r>
      <w:commentRangeStart w:id="56"/>
      <w:r>
        <w:t xml:space="preserve">Bei inkrementellen </w:t>
      </w:r>
      <w:proofErr w:type="spellStart"/>
      <w:r>
        <w:t>Builds</w:t>
      </w:r>
      <w:proofErr w:type="spellEnd"/>
      <w:r>
        <w:t>, werden nur Teile der Software neu gebaut werden</w:t>
      </w:r>
      <w:commentRangeEnd w:id="56"/>
      <w:r w:rsidR="00963E4C">
        <w:rPr>
          <w:rStyle w:val="Kommentarzeichen"/>
        </w:rPr>
        <w:commentReference w:id="56"/>
      </w:r>
      <w:r>
        <w:t xml:space="preserve">. Dies sind vor allem Teile, die </w:t>
      </w:r>
      <w:r w:rsidR="00F562F9">
        <w:t xml:space="preserve">verändert </w:t>
      </w:r>
      <w:r>
        <w:t>wurden oder Teile die von geänderten Dateien abhängen. Beim parallelen Vorgehen werden verschiedene Aufgaben, die parallel ausführbar sind, auf verschiedene Prozessorkerne verteilt. Somit können beispielsweise die Tests parallel ablaufen.</w:t>
      </w:r>
    </w:p>
    <w:p w:rsidR="00DD1830" w:rsidRDefault="00DD1830" w:rsidP="00412D1D">
      <w:pPr>
        <w:spacing w:line="257" w:lineRule="auto"/>
      </w:pPr>
      <w:r>
        <w:t xml:space="preserve">Der </w:t>
      </w:r>
      <w:proofErr w:type="spellStart"/>
      <w:r>
        <w:t>Buildvorgang</w:t>
      </w:r>
      <w:proofErr w:type="spellEnd"/>
      <w:r>
        <w:t xml:space="preserve"> besteht aus zwei Hauptphasen. Die erste Phase, die Konfiguration, durchläuft die gesamte Build-Definition und es wird ein Abhängigkeitsgraph erzeugt. Dieser Graph enthält alle abzuarbeitenden Schritte des </w:t>
      </w:r>
      <w:proofErr w:type="spellStart"/>
      <w:r>
        <w:t>Builds</w:t>
      </w:r>
      <w:proofErr w:type="spellEnd"/>
      <w:r>
        <w:t>. In der zweiten Phase, der Ausführung, wird der Graph anhand der Führung durchlaufen und alle Build-Tasks ausgeführt.</w:t>
      </w:r>
    </w:p>
    <w:p w:rsidR="00DD1830" w:rsidRDefault="00DD1830" w:rsidP="00412D1D">
      <w:pPr>
        <w:spacing w:line="257" w:lineRule="auto"/>
      </w:pPr>
      <w:r>
        <w:t>Als Tasks stellt Gradle die üblichen Phasen zur Verfügung. Dazu gehören das Validieren, das Kompilieren, die Ausführung der Tests, der Archiv-Erstellung mit Reporting und die Verteilung von gebauten Projekten.</w:t>
      </w:r>
    </w:p>
    <w:p w:rsidR="00DD1830" w:rsidRDefault="00DD1830" w:rsidP="00412D1D">
      <w:pPr>
        <w:spacing w:line="257" w:lineRule="auto"/>
      </w:pPr>
      <w:r>
        <w:t xml:space="preserve">Als Build-Datei dient </w:t>
      </w:r>
      <w:proofErr w:type="spellStart"/>
      <w:r>
        <w:t>Gradle</w:t>
      </w:r>
      <w:proofErr w:type="spellEnd"/>
      <w:r>
        <w:t xml:space="preserve"> die </w:t>
      </w:r>
      <w:proofErr w:type="spellStart"/>
      <w:r>
        <w:t>build.gradle</w:t>
      </w:r>
      <w:proofErr w:type="spellEnd"/>
      <w:r>
        <w:t xml:space="preserve">-Datei, welche </w:t>
      </w:r>
      <w:r w:rsidR="000F58F5">
        <w:t>ein Groovy-Skript darstellt. In der Datei werden alle Tasks und Abhängigkeiten des Projektes festgelegt. Außerdem kann Vererbung eingesetzt werden.</w:t>
      </w:r>
    </w:p>
    <w:p w:rsidR="00DD1830" w:rsidRDefault="002749A9" w:rsidP="00DD1830">
      <w:pPr>
        <w:keepNext/>
        <w:spacing w:line="257" w:lineRule="auto"/>
        <w:ind w:left="357"/>
        <w:jc w:val="center"/>
      </w:pPr>
      <w:r>
        <w:pict>
          <v:shape id="_x0000_i1030" type="#_x0000_t75" style="width:387.85pt;height:269pt">
            <v:imagedata r:id="rId19" o:title="gradle"/>
          </v:shape>
        </w:pict>
      </w:r>
    </w:p>
    <w:p w:rsidR="00DD1830" w:rsidRPr="00912E6F" w:rsidRDefault="00DD1830" w:rsidP="00DD1830">
      <w:pPr>
        <w:pStyle w:val="Beschriftung"/>
        <w:jc w:val="center"/>
      </w:pPr>
      <w:bookmarkStart w:id="57" w:name="_Toc410841927"/>
      <w:r>
        <w:t xml:space="preserve">Abbildung </w:t>
      </w:r>
      <w:fldSimple w:instr=" SEQ Abbildung \* ARABIC ">
        <w:r w:rsidR="00A35044">
          <w:rPr>
            <w:noProof/>
          </w:rPr>
          <w:t>10</w:t>
        </w:r>
      </w:fldSimple>
      <w:r>
        <w:t xml:space="preserve">: </w:t>
      </w:r>
      <w:proofErr w:type="spellStart"/>
      <w:r>
        <w:t>build.gradle</w:t>
      </w:r>
      <w:proofErr w:type="spellEnd"/>
      <w:r>
        <w:t xml:space="preserve"> aus dem Projekt</w:t>
      </w:r>
      <w:bookmarkEnd w:id="57"/>
    </w:p>
    <w:p w:rsidR="00632A46" w:rsidRPr="00EC0A9D" w:rsidRDefault="00D93098" w:rsidP="00632A46">
      <w:pPr>
        <w:pStyle w:val="berschrift1"/>
        <w:numPr>
          <w:ilvl w:val="2"/>
          <w:numId w:val="7"/>
        </w:numPr>
        <w:rPr>
          <w:rFonts w:ascii="Arial" w:hAnsi="Arial" w:cs="Arial"/>
        </w:rPr>
      </w:pPr>
      <w:r>
        <w:rPr>
          <w:rFonts w:ascii="Arial" w:hAnsi="Arial" w:cs="Arial"/>
        </w:rPr>
        <w:lastRenderedPageBreak/>
        <w:t xml:space="preserve"> </w:t>
      </w:r>
      <w:bookmarkStart w:id="58" w:name="_Toc410842092"/>
      <w:r w:rsidR="00632A46" w:rsidRPr="00EC0A9D">
        <w:rPr>
          <w:rFonts w:ascii="Arial" w:hAnsi="Arial" w:cs="Arial"/>
        </w:rPr>
        <w:t xml:space="preserve">Unit </w:t>
      </w:r>
      <w:proofErr w:type="spellStart"/>
      <w:r w:rsidR="00632A46" w:rsidRPr="00EC0A9D">
        <w:rPr>
          <w:rFonts w:ascii="Arial" w:hAnsi="Arial" w:cs="Arial"/>
        </w:rPr>
        <w:t>Testing</w:t>
      </w:r>
      <w:bookmarkEnd w:id="58"/>
      <w:proofErr w:type="spellEnd"/>
    </w:p>
    <w:p w:rsidR="00FF7BF6" w:rsidRDefault="006668EF" w:rsidP="00412D1D">
      <w:pPr>
        <w:spacing w:after="200" w:line="276" w:lineRule="auto"/>
        <w:rPr>
          <w:rFonts w:cs="Arial"/>
        </w:rPr>
      </w:pPr>
      <w:r>
        <w:rPr>
          <w:rFonts w:cs="Arial"/>
        </w:rPr>
        <w:t xml:space="preserve">Es gibt eine Vielzahl an Erweiterungen für das </w:t>
      </w:r>
      <w:del w:id="59" w:author="Kerkhoff" w:date="2015-02-05T19:56:00Z">
        <w:r w:rsidDel="004F4013">
          <w:rPr>
            <w:rFonts w:cs="Arial"/>
          </w:rPr>
          <w:delText>Unit-Testing</w:delText>
        </w:r>
      </w:del>
      <w:ins w:id="60" w:author="Kerkhoff" w:date="2015-02-05T19:56:00Z">
        <w:r w:rsidR="004F4013">
          <w:rPr>
            <w:rFonts w:cs="Arial"/>
          </w:rPr>
          <w:t>automatisierte Testen</w:t>
        </w:r>
      </w:ins>
      <w:r>
        <w:rPr>
          <w:rFonts w:cs="Arial"/>
        </w:rPr>
        <w:t xml:space="preserve">, doch mit dem </w:t>
      </w:r>
      <w:proofErr w:type="spellStart"/>
      <w:r>
        <w:rPr>
          <w:rFonts w:cs="Arial"/>
        </w:rPr>
        <w:t>Android</w:t>
      </w:r>
      <w:proofErr w:type="spellEnd"/>
      <w:r>
        <w:rPr>
          <w:rFonts w:cs="Arial"/>
        </w:rPr>
        <w:t xml:space="preserve">-Studio </w:t>
      </w:r>
      <w:del w:id="61" w:author="Kerkhoff" w:date="2015-02-05T19:56:00Z">
        <w:r w:rsidDel="004F4013">
          <w:rPr>
            <w:rFonts w:cs="Arial"/>
          </w:rPr>
          <w:delText>sind diese nicht nötig</w:delText>
        </w:r>
      </w:del>
      <w:ins w:id="62" w:author="Kerkhoff" w:date="2015-02-05T19:56:00Z">
        <w:r w:rsidR="004F4013">
          <w:rPr>
            <w:rFonts w:cs="Arial"/>
          </w:rPr>
          <w:t>werden diese nicht benötigt</w:t>
        </w:r>
      </w:ins>
      <w:r>
        <w:rPr>
          <w:rFonts w:cs="Arial"/>
        </w:rPr>
        <w:t xml:space="preserve">, da es </w:t>
      </w:r>
      <w:del w:id="63" w:author="Kerkhoff" w:date="2015-02-05T19:55:00Z">
        <w:r w:rsidDel="004F4013">
          <w:rPr>
            <w:rFonts w:cs="Arial"/>
          </w:rPr>
          <w:delText>eine eigene native Version des Testings implementiert hat</w:delText>
        </w:r>
      </w:del>
      <w:ins w:id="64" w:author="Kerkhoff" w:date="2015-02-05T19:55:00Z">
        <w:r w:rsidR="004F4013">
          <w:rPr>
            <w:rFonts w:cs="Arial"/>
          </w:rPr>
          <w:t>diese Funktionalität bereits mitbringt</w:t>
        </w:r>
      </w:ins>
      <w:r>
        <w:rPr>
          <w:rFonts w:cs="Arial"/>
        </w:rPr>
        <w:t>. Um diese</w:t>
      </w:r>
      <w:del w:id="65" w:author="Kerkhoff" w:date="2015-02-05T19:56:00Z">
        <w:r w:rsidDel="004F4013">
          <w:rPr>
            <w:rFonts w:cs="Arial"/>
          </w:rPr>
          <w:delText>s</w:delText>
        </w:r>
      </w:del>
      <w:r>
        <w:rPr>
          <w:rFonts w:cs="Arial"/>
        </w:rPr>
        <w:t xml:space="preserve"> nutzen zu können sind lediglich einzelne Konfigurationsschritte zu erledigen.</w:t>
      </w:r>
    </w:p>
    <w:p w:rsidR="00626C7E" w:rsidRDefault="002749A9" w:rsidP="00626C7E">
      <w:pPr>
        <w:keepNext/>
        <w:spacing w:after="200" w:line="276" w:lineRule="auto"/>
        <w:ind w:left="357"/>
      </w:pPr>
      <w:r w:rsidRPr="000C5267">
        <w:rPr>
          <w:rFonts w:cs="Arial"/>
        </w:rPr>
        <w:pict>
          <v:shape id="_x0000_i1031" type="#_x0000_t75" style="width:454.4pt;height:250.65pt">
            <v:imagedata r:id="rId20" o:title="testkonfiguration"/>
          </v:shape>
        </w:pict>
      </w:r>
    </w:p>
    <w:p w:rsidR="00626C7E" w:rsidRDefault="00626C7E" w:rsidP="00626C7E">
      <w:pPr>
        <w:pStyle w:val="Beschriftung"/>
        <w:jc w:val="center"/>
      </w:pPr>
      <w:bookmarkStart w:id="66" w:name="_Toc410841928"/>
      <w:r>
        <w:t xml:space="preserve">Abbildung </w:t>
      </w:r>
      <w:fldSimple w:instr=" SEQ Abbildung \* ARABIC ">
        <w:r w:rsidR="00A35044">
          <w:rPr>
            <w:noProof/>
          </w:rPr>
          <w:t>11</w:t>
        </w:r>
      </w:fldSimple>
      <w:r>
        <w:t>: Konfigurierter Android Test</w:t>
      </w:r>
      <w:bookmarkEnd w:id="66"/>
    </w:p>
    <w:p w:rsidR="00BF42F9" w:rsidRDefault="00BF42F9" w:rsidP="00412D1D">
      <w:pPr>
        <w:spacing w:line="257" w:lineRule="auto"/>
      </w:pPr>
      <w:r>
        <w:t xml:space="preserve">Das Android SDK liefert ein eigenes </w:t>
      </w:r>
      <w:proofErr w:type="spellStart"/>
      <w:r>
        <w:t>Testpackage</w:t>
      </w:r>
      <w:proofErr w:type="spellEnd"/>
      <w:r>
        <w:t xml:space="preserve">, welches InstrumentalTestCase zur Verfügung stellt. Hiervon </w:t>
      </w:r>
      <w:r w:rsidRPr="00BF42F9">
        <w:t>erben</w:t>
      </w:r>
      <w:r>
        <w:t xml:space="preserve"> alle Testklasse</w:t>
      </w:r>
      <w:r w:rsidR="00A637E4">
        <w:t>n</w:t>
      </w:r>
      <w:r>
        <w:t xml:space="preserve"> innerhalb des Projektes.</w:t>
      </w:r>
    </w:p>
    <w:p w:rsidR="00BF42F9" w:rsidRPr="00BF42F9" w:rsidRDefault="00A637E4" w:rsidP="00412D1D">
      <w:pPr>
        <w:spacing w:line="257" w:lineRule="auto"/>
      </w:pPr>
      <w:r>
        <w:t xml:space="preserve">Testmethoden, welche ausgeführt werden sollen, beginnen mit dem </w:t>
      </w:r>
      <w:proofErr w:type="spellStart"/>
      <w:r>
        <w:t>Prefix</w:t>
      </w:r>
      <w:proofErr w:type="spellEnd"/>
      <w:r>
        <w:t xml:space="preserve"> „</w:t>
      </w:r>
      <w:proofErr w:type="spellStart"/>
      <w:r>
        <w:t>test</w:t>
      </w:r>
      <w:proofErr w:type="spellEnd"/>
      <w:r>
        <w:t>“ und haben keinen Rückgabewert.</w:t>
      </w:r>
    </w:p>
    <w:p w:rsidR="00626C7E" w:rsidRDefault="002749A9" w:rsidP="00626C7E">
      <w:pPr>
        <w:keepNext/>
        <w:spacing w:after="200" w:line="276" w:lineRule="auto"/>
        <w:ind w:left="357"/>
      </w:pPr>
      <w:r w:rsidRPr="000C5267">
        <w:rPr>
          <w:rFonts w:cs="Arial"/>
        </w:rPr>
        <w:lastRenderedPageBreak/>
        <w:pict>
          <v:shape id="_x0000_i1032" type="#_x0000_t75" style="width:396.7pt;height:256.1pt">
            <v:imagedata r:id="rId21" o:title="test"/>
          </v:shape>
        </w:pict>
      </w:r>
    </w:p>
    <w:p w:rsidR="00626C7E" w:rsidRDefault="00626C7E" w:rsidP="00626C7E">
      <w:pPr>
        <w:pStyle w:val="Beschriftung"/>
        <w:jc w:val="center"/>
      </w:pPr>
      <w:bookmarkStart w:id="67" w:name="_Toc410841929"/>
      <w:r>
        <w:t xml:space="preserve">Abbildung </w:t>
      </w:r>
      <w:fldSimple w:instr=" SEQ Abbildung \* ARABIC ">
        <w:r w:rsidR="00A35044">
          <w:rPr>
            <w:noProof/>
          </w:rPr>
          <w:t>12</w:t>
        </w:r>
      </w:fldSimple>
      <w:r>
        <w:t>: Quellcode der Tests</w:t>
      </w:r>
      <w:bookmarkEnd w:id="67"/>
    </w:p>
    <w:p w:rsidR="00BF42F9" w:rsidRDefault="00BF42F9" w:rsidP="00412D1D">
      <w:pPr>
        <w:spacing w:after="200" w:line="276" w:lineRule="auto"/>
        <w:rPr>
          <w:rFonts w:cs="Arial"/>
        </w:rPr>
      </w:pPr>
      <w:r>
        <w:rPr>
          <w:rFonts w:cs="Arial"/>
        </w:rPr>
        <w:t>Unit- oder auch Modultests werden im Android Studio mit Hilfe des Emulators durchgeführt.</w:t>
      </w:r>
      <w:r w:rsidR="00A637E4">
        <w:rPr>
          <w:rFonts w:cs="Arial"/>
        </w:rPr>
        <w:t xml:space="preserve"> Dieser muss am Anfang einmal gestartet werden. Dies kann unter Umständen etwas länger dauern und verzögert den Testprozess.</w:t>
      </w:r>
    </w:p>
    <w:p w:rsidR="00BF42F9" w:rsidRPr="00BF42F9" w:rsidRDefault="00BF42F9" w:rsidP="00BF42F9"/>
    <w:p w:rsidR="00626C7E" w:rsidRDefault="002749A9" w:rsidP="00A637E4">
      <w:pPr>
        <w:keepNext/>
        <w:spacing w:line="257" w:lineRule="auto"/>
        <w:ind w:left="357"/>
      </w:pPr>
      <w:r>
        <w:pict>
          <v:shape id="_x0000_i1033" type="#_x0000_t75" style="width:453.05pt;height:119.55pt">
            <v:imagedata r:id="rId22" o:title="Tests_initialisieren"/>
          </v:shape>
        </w:pict>
      </w:r>
    </w:p>
    <w:p w:rsidR="00626C7E" w:rsidRDefault="00626C7E" w:rsidP="00626C7E">
      <w:pPr>
        <w:pStyle w:val="Beschriftung"/>
        <w:jc w:val="center"/>
      </w:pPr>
      <w:bookmarkStart w:id="68" w:name="_Toc410841930"/>
      <w:r>
        <w:t xml:space="preserve">Abbildung </w:t>
      </w:r>
      <w:fldSimple w:instr=" SEQ Abbildung \* ARABIC ">
        <w:r w:rsidR="00A35044">
          <w:rPr>
            <w:noProof/>
          </w:rPr>
          <w:t>13</w:t>
        </w:r>
      </w:fldSimple>
      <w:r>
        <w:t>: Initialisierung der Tests beim Laden des Emulators</w:t>
      </w:r>
      <w:bookmarkEnd w:id="68"/>
    </w:p>
    <w:p w:rsidR="00A637E4" w:rsidRPr="00A637E4" w:rsidRDefault="00A637E4" w:rsidP="00412D1D">
      <w:pPr>
        <w:spacing w:line="257" w:lineRule="auto"/>
      </w:pPr>
      <w:r>
        <w:t>Nachdem die Anwendung auf dem Emulator geladen ist, werden die Testfälle der Reihe nach durchlaufen und grafisch dargestellt. In dem unten aufgeführten Beispiel laufen alle Testfälle korrekt durch. Dies wird durch die grüne Farbe dargestellt.</w:t>
      </w:r>
    </w:p>
    <w:p w:rsidR="00626C7E" w:rsidRDefault="002749A9" w:rsidP="00A637E4">
      <w:pPr>
        <w:keepNext/>
        <w:spacing w:line="257" w:lineRule="auto"/>
        <w:ind w:left="357"/>
      </w:pPr>
      <w:r>
        <w:lastRenderedPageBreak/>
        <w:pict>
          <v:shape id="_x0000_i1034" type="#_x0000_t75" style="width:453.05pt;height:141.3pt">
            <v:imagedata r:id="rId23" o:title="testergebnisse"/>
          </v:shape>
        </w:pict>
      </w:r>
    </w:p>
    <w:p w:rsidR="00626C7E" w:rsidRPr="00626C7E" w:rsidRDefault="00626C7E" w:rsidP="00626C7E">
      <w:pPr>
        <w:pStyle w:val="Beschriftung"/>
        <w:jc w:val="center"/>
      </w:pPr>
      <w:bookmarkStart w:id="69" w:name="_Toc410841931"/>
      <w:r>
        <w:t xml:space="preserve">Abbildung </w:t>
      </w:r>
      <w:fldSimple w:instr=" SEQ Abbildung \* ARABIC ">
        <w:r w:rsidR="00A35044">
          <w:rPr>
            <w:noProof/>
          </w:rPr>
          <w:t>14</w:t>
        </w:r>
      </w:fldSimple>
      <w:r>
        <w:t>: Testergebnisse</w:t>
      </w:r>
      <w:bookmarkEnd w:id="69"/>
    </w:p>
    <w:p w:rsidR="00FF7BF6" w:rsidRDefault="00FF7BF6">
      <w:pPr>
        <w:spacing w:after="200" w:line="276" w:lineRule="auto"/>
        <w:rPr>
          <w:rFonts w:cs="Arial"/>
        </w:rPr>
      </w:pPr>
      <w:r>
        <w:rPr>
          <w:rFonts w:cs="Arial"/>
        </w:rPr>
        <w:br w:type="page"/>
      </w:r>
    </w:p>
    <w:p w:rsidR="00632A46" w:rsidRPr="00EC0A9D" w:rsidRDefault="00632A46" w:rsidP="00632A46">
      <w:pPr>
        <w:pStyle w:val="berschrift1"/>
        <w:numPr>
          <w:ilvl w:val="1"/>
          <w:numId w:val="7"/>
        </w:numPr>
        <w:rPr>
          <w:rFonts w:ascii="Arial" w:hAnsi="Arial" w:cs="Arial"/>
        </w:rPr>
      </w:pPr>
      <w:bookmarkStart w:id="70" w:name="_Toc410842093"/>
      <w:r w:rsidRPr="00EC0A9D">
        <w:rPr>
          <w:rFonts w:ascii="Arial" w:hAnsi="Arial" w:cs="Arial"/>
        </w:rPr>
        <w:lastRenderedPageBreak/>
        <w:t>Projektverlauf</w:t>
      </w:r>
      <w:bookmarkEnd w:id="70"/>
    </w:p>
    <w:p w:rsidR="00F11808" w:rsidRDefault="00F11808" w:rsidP="00F11808">
      <w:pPr>
        <w:rPr>
          <w:rFonts w:cs="Arial"/>
        </w:rPr>
      </w:pPr>
      <w:r>
        <w:rPr>
          <w:rFonts w:cs="Arial"/>
        </w:rPr>
        <w:t xml:space="preserve">Die erste Besprechung bezüglich des Projekts fand am 10. Oktober 2014 in der Vorlesung Software Engineering statt. Die Gruppenkonstellation war schnell gefunden, da sie sich schon in anderen Arbeiten bewährt hatte. Als Thema wurde aus Ermangelung von kreativen Alternativen zunächst eine Anwendung zum Benchmarking von Datenbanken gewählt. Da die Gruppe davon jedoch nicht gänzlich überzeugt war, wurde noch nach einem anderen Thema gesucht. Es kam schließlich der Vorschlag, eine Android App zur Passwortverwaltung nach Vorlage eines bestehenden Produkts zu entwickeln. Dieser Vorschlag wurde von den anderen Gruppenmitgliedern angenommen und am 26. Oktober </w:t>
      </w:r>
      <w:del w:id="71" w:author="Lukas Huwe" w:date="2015-02-04T18:26:00Z">
        <w:r w:rsidDel="00355CAB">
          <w:rPr>
            <w:rFonts w:cs="Arial"/>
          </w:rPr>
          <w:delText xml:space="preserve">wurde </w:delText>
        </w:r>
      </w:del>
      <w:r>
        <w:rPr>
          <w:rFonts w:cs="Arial"/>
        </w:rPr>
        <w:t>die Entscheidung durch Prof. Dr. Convent bestätigt.</w:t>
      </w:r>
    </w:p>
    <w:p w:rsidR="00F11808" w:rsidRDefault="00F11808" w:rsidP="00F11808">
      <w:pPr>
        <w:rPr>
          <w:rFonts w:cs="Arial"/>
        </w:rPr>
      </w:pPr>
      <w:r>
        <w:rPr>
          <w:rFonts w:cs="Arial"/>
        </w:rPr>
        <w:t xml:space="preserve">Bei der nächsten Absprache in der Vorlesung am 14. November 2014 wurden die Entwicklungsumgebung sowie die sonstigen benötigten Tools bei allen installiert und eingerichtet, dabei wurde sich gegenseitig unterstützt. Dann wurde die Absprache getroffen, sich bis zur nächsten Vorlesung etwas in die Android-Entwicklung einzulesen und sich ein wenig mit den Tools vertraut zu machen. Außerdem wurde ein grober Entwurf der App erstellt. Dieser umfasste drei Masken: </w:t>
      </w:r>
      <w:ins w:id="72" w:author="Kerkhoff" w:date="2015-02-05T20:00:00Z">
        <w:r w:rsidR="004F4013">
          <w:rPr>
            <w:rFonts w:cs="Arial"/>
          </w:rPr>
          <w:t>E</w:t>
        </w:r>
      </w:ins>
      <w:del w:id="73" w:author="Kerkhoff" w:date="2015-02-05T20:00:00Z">
        <w:r w:rsidDel="004F4013">
          <w:rPr>
            <w:rFonts w:cs="Arial"/>
          </w:rPr>
          <w:delText>e</w:delText>
        </w:r>
      </w:del>
      <w:r>
        <w:rPr>
          <w:rFonts w:cs="Arial"/>
        </w:rPr>
        <w:t>ine zur Eingabe des Masterpassworts, eine zur Anzeige der gespeicherten Passwörter und eine zum Hinzufügen neuer Passwörter. Dieser Grobentwurf sollte zu ersten Erfahrungen mit der App-Entwicklung und einer Diskussion über das Design führen. Passwörter wurden noch nicht auf dem Handy gespeichert und es wurde auch noch keinerlei Verschlüsselung verwendet. Das eingegebene Masterpasswort wurde ebenfalls nicht weiter benutzt.</w:t>
      </w:r>
    </w:p>
    <w:p w:rsidR="002749A9" w:rsidRDefault="004013C3">
      <w:pPr>
        <w:keepNext/>
        <w:rPr>
          <w:ins w:id="74" w:author="Lukas Huwe" w:date="2015-02-04T19:31:00Z"/>
        </w:rPr>
        <w:pPrChange w:id="75" w:author="Lukas Huwe" w:date="2015-02-04T19:31:00Z">
          <w:pPr/>
        </w:pPrChange>
      </w:pPr>
      <w:r>
        <w:rPr>
          <w:rFonts w:cs="Arial"/>
          <w:noProof/>
          <w:lang w:eastAsia="de-DE"/>
        </w:rPr>
        <w:drawing>
          <wp:anchor distT="0" distB="0" distL="114300" distR="114300" simplePos="0" relativeHeight="251651584" behindDoc="1" locked="0" layoutInCell="1" allowOverlap="1">
            <wp:simplePos x="0" y="0"/>
            <wp:positionH relativeFrom="column">
              <wp:posOffset>3809809</wp:posOffset>
            </wp:positionH>
            <wp:positionV relativeFrom="paragraph">
              <wp:posOffset>5715</wp:posOffset>
            </wp:positionV>
            <wp:extent cx="1628775" cy="2581275"/>
            <wp:effectExtent l="0" t="0" r="0" b="0"/>
            <wp:wrapTight wrapText="bothSides">
              <wp:wrapPolygon edited="0">
                <wp:start x="0" y="0"/>
                <wp:lineTo x="0" y="21520"/>
                <wp:lineTo x="21474" y="21520"/>
                <wp:lineTo x="21474" y="0"/>
                <wp:lineTo x="0" y="0"/>
              </wp:wrapPolygon>
            </wp:wrapTight>
            <wp:docPr id="44" name="Grafik 44" descr="ScreenShot Version 1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ScreenShot Version 1_add"/>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28775" cy="2581275"/>
                    </a:xfrm>
                    <a:prstGeom prst="rect">
                      <a:avLst/>
                    </a:prstGeom>
                    <a:noFill/>
                    <a:ln>
                      <a:noFill/>
                    </a:ln>
                  </pic:spPr>
                </pic:pic>
              </a:graphicData>
            </a:graphic>
          </wp:anchor>
        </w:drawing>
      </w:r>
      <w:r>
        <w:rPr>
          <w:rFonts w:cs="Arial"/>
          <w:noProof/>
          <w:lang w:eastAsia="de-DE"/>
        </w:rPr>
        <w:drawing>
          <wp:anchor distT="0" distB="0" distL="114300" distR="114300" simplePos="0" relativeHeight="251660800" behindDoc="1" locked="0" layoutInCell="1" allowOverlap="1">
            <wp:simplePos x="0" y="0"/>
            <wp:positionH relativeFrom="column">
              <wp:posOffset>1903418</wp:posOffset>
            </wp:positionH>
            <wp:positionV relativeFrom="paragraph">
              <wp:posOffset>4552</wp:posOffset>
            </wp:positionV>
            <wp:extent cx="1628775" cy="2581275"/>
            <wp:effectExtent l="0" t="0" r="0" b="0"/>
            <wp:wrapTight wrapText="bothSides">
              <wp:wrapPolygon edited="0">
                <wp:start x="0" y="0"/>
                <wp:lineTo x="0" y="21520"/>
                <wp:lineTo x="21474" y="21520"/>
                <wp:lineTo x="21474" y="0"/>
                <wp:lineTo x="0" y="0"/>
              </wp:wrapPolygon>
            </wp:wrapTight>
            <wp:docPr id="45" name="Grafik 45" descr="ScreenShot Version 1_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ScreenShot Version 1_view"/>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28775" cy="2581275"/>
                    </a:xfrm>
                    <a:prstGeom prst="rect">
                      <a:avLst/>
                    </a:prstGeom>
                    <a:noFill/>
                    <a:ln>
                      <a:noFill/>
                    </a:ln>
                  </pic:spPr>
                </pic:pic>
              </a:graphicData>
            </a:graphic>
          </wp:anchor>
        </w:drawing>
      </w:r>
      <w:r w:rsidR="00F11808">
        <w:rPr>
          <w:rFonts w:cs="Arial"/>
          <w:noProof/>
          <w:lang w:eastAsia="de-DE"/>
        </w:rPr>
        <w:drawing>
          <wp:anchor distT="0" distB="0" distL="114300" distR="114300" simplePos="0" relativeHeight="251664896" behindDoc="1" locked="0" layoutInCell="1" allowOverlap="1">
            <wp:simplePos x="0" y="0"/>
            <wp:positionH relativeFrom="column">
              <wp:posOffset>-3175</wp:posOffset>
            </wp:positionH>
            <wp:positionV relativeFrom="paragraph">
              <wp:posOffset>-3175</wp:posOffset>
            </wp:positionV>
            <wp:extent cx="1619250" cy="2571750"/>
            <wp:effectExtent l="0" t="0" r="0" b="0"/>
            <wp:wrapTight wrapText="bothSides">
              <wp:wrapPolygon edited="0">
                <wp:start x="0" y="0"/>
                <wp:lineTo x="0" y="21440"/>
                <wp:lineTo x="21346" y="21440"/>
                <wp:lineTo x="21346" y="0"/>
                <wp:lineTo x="0" y="0"/>
              </wp:wrapPolygon>
            </wp:wrapTight>
            <wp:docPr id="46" name="Grafik 46" descr="ScreenShot Version 1_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ScreenShot Version 1_enter"/>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19250" cy="2571750"/>
                    </a:xfrm>
                    <a:prstGeom prst="rect">
                      <a:avLst/>
                    </a:prstGeom>
                    <a:noFill/>
                    <a:ln>
                      <a:noFill/>
                    </a:ln>
                  </pic:spPr>
                </pic:pic>
              </a:graphicData>
            </a:graphic>
          </wp:anchor>
        </w:drawing>
      </w:r>
    </w:p>
    <w:p w:rsidR="00F11808" w:rsidRPr="004013C3" w:rsidRDefault="004013C3" w:rsidP="004013C3">
      <w:pPr>
        <w:pStyle w:val="Beschriftung"/>
        <w:jc w:val="center"/>
      </w:pPr>
      <w:bookmarkStart w:id="76" w:name="_Toc410841932"/>
      <w:ins w:id="77" w:author="Lukas Huwe" w:date="2015-02-04T19:31:00Z">
        <w:r>
          <w:t xml:space="preserve">Abbildung </w:t>
        </w:r>
        <w:r w:rsidR="000C5267">
          <w:fldChar w:fldCharType="begin"/>
        </w:r>
        <w:r>
          <w:instrText xml:space="preserve"> SEQ Abbildung \* ARABIC </w:instrText>
        </w:r>
      </w:ins>
      <w:r w:rsidR="000C5267">
        <w:fldChar w:fldCharType="separate"/>
      </w:r>
      <w:r w:rsidR="00A35044">
        <w:rPr>
          <w:noProof/>
        </w:rPr>
        <w:t>15</w:t>
      </w:r>
      <w:ins w:id="78" w:author="Lukas Huwe" w:date="2015-02-04T19:31:00Z">
        <w:r w:rsidR="000C5267">
          <w:fldChar w:fldCharType="end"/>
        </w:r>
        <w:r>
          <w:t>: Erster Entwurf</w:t>
        </w:r>
      </w:ins>
      <w:bookmarkEnd w:id="76"/>
    </w:p>
    <w:p w:rsidR="00F11808" w:rsidDel="004013C3" w:rsidRDefault="00F11808" w:rsidP="00F11808">
      <w:pPr>
        <w:pStyle w:val="Untertitel"/>
        <w:jc w:val="center"/>
        <w:rPr>
          <w:del w:id="79" w:author="Lukas Huwe" w:date="2015-02-04T19:32:00Z"/>
          <w:rFonts w:cs="Arial"/>
        </w:rPr>
      </w:pPr>
      <w:del w:id="80" w:author="Lukas Huwe" w:date="2015-02-04T19:32:00Z">
        <w:r w:rsidDel="004013C3">
          <w:rPr>
            <w:rFonts w:cs="Arial"/>
          </w:rPr>
          <w:delText>Abbildung 1-3: Erster Entwurf</w:delText>
        </w:r>
      </w:del>
    </w:p>
    <w:p w:rsidR="00F11808" w:rsidRDefault="00F11808" w:rsidP="00F11808">
      <w:pPr>
        <w:rPr>
          <w:rFonts w:cs="Arial"/>
        </w:rPr>
      </w:pPr>
      <w:r>
        <w:rPr>
          <w:rFonts w:cs="Arial"/>
        </w:rPr>
        <w:t xml:space="preserve">Wie man auf Abbildung </w:t>
      </w:r>
      <w:del w:id="81" w:author="Lukas Huwe" w:date="2015-02-04T19:32:00Z">
        <w:r w:rsidDel="004013C3">
          <w:rPr>
            <w:rFonts w:cs="Arial"/>
          </w:rPr>
          <w:delText>1 bis 3 sieht</w:delText>
        </w:r>
      </w:del>
      <w:ins w:id="82" w:author="Lukas Huwe" w:date="2015-02-04T19:32:00Z">
        <w:r w:rsidR="004013C3">
          <w:rPr>
            <w:rFonts w:cs="Arial"/>
          </w:rPr>
          <w:t>15 sieht</w:t>
        </w:r>
      </w:ins>
      <w:r>
        <w:rPr>
          <w:rFonts w:cs="Arial"/>
        </w:rPr>
        <w:t>, ist das Design noch nicht bildschirmgerecht. Außerdem traten bei der Ausführung noch Exceptions auf, weil Elemente im Formular nicht gefunden werden konnten.</w:t>
      </w:r>
    </w:p>
    <w:p w:rsidR="00F11808" w:rsidRDefault="00F11808" w:rsidP="00F11808">
      <w:pPr>
        <w:rPr>
          <w:rFonts w:cs="Arial"/>
        </w:rPr>
      </w:pPr>
      <w:r>
        <w:rPr>
          <w:rFonts w:cs="Arial"/>
        </w:rPr>
        <w:t xml:space="preserve">Am 29. November erfolgte die nächste Absprache im Rahmen der Vorlesung. Hier wurde der Entwurf gemeinsam betrachtet und es wurden Überlegungen für ein Re-Design angestellt. Der Entwurf sah drei Haupt-Masken vor: </w:t>
      </w:r>
      <w:del w:id="83" w:author="Kerkhoff" w:date="2015-02-05T20:01:00Z">
        <w:r w:rsidDel="004F4013">
          <w:rPr>
            <w:rFonts w:cs="Arial"/>
          </w:rPr>
          <w:delText>e</w:delText>
        </w:r>
      </w:del>
      <w:ins w:id="84" w:author="Kerkhoff" w:date="2015-02-05T20:01:00Z">
        <w:r w:rsidR="004F4013">
          <w:rPr>
            <w:rFonts w:cs="Arial"/>
          </w:rPr>
          <w:t>E</w:t>
        </w:r>
      </w:ins>
      <w:r>
        <w:rPr>
          <w:rFonts w:cs="Arial"/>
        </w:rPr>
        <w:t>ine für die Liste der gespeicherten Passwörter, eine zur Bearbeitung und Neuanlage von Passwörtern und eine „Settings“-Maske mit einem Button zur Änderung des Masterpassworts. Wie in der folgenden Skizze angedeutet ist, soll die Detail-Seite über den „+“-Button sowie über das Tippen auf ein Listenelement erreichbar sein. Außerdem soll sich beim Betätigen des Buttons „Change Masterpassword“ ein Popup zur Eingabe öffnen.</w:t>
      </w:r>
    </w:p>
    <w:p w:rsidR="00F11808" w:rsidRDefault="00F11808" w:rsidP="00F11808">
      <w:pPr>
        <w:rPr>
          <w:rFonts w:cs="Arial"/>
        </w:rPr>
      </w:pPr>
      <w:commentRangeStart w:id="85"/>
      <w:r>
        <w:rPr>
          <w:rFonts w:cs="Arial"/>
          <w:noProof/>
          <w:color w:val="FF0000"/>
          <w:lang w:eastAsia="de-DE"/>
        </w:rPr>
        <w:lastRenderedPageBreak/>
        <w:drawing>
          <wp:inline distT="0" distB="0" distL="0" distR="0">
            <wp:extent cx="4638675" cy="3724275"/>
            <wp:effectExtent l="0" t="0" r="0" b="0"/>
            <wp:docPr id="43" name="Grafik 43" descr="Desig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 descr="Design_1"/>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38675" cy="3724275"/>
                    </a:xfrm>
                    <a:prstGeom prst="rect">
                      <a:avLst/>
                    </a:prstGeom>
                    <a:noFill/>
                    <a:ln>
                      <a:noFill/>
                    </a:ln>
                  </pic:spPr>
                </pic:pic>
              </a:graphicData>
            </a:graphic>
          </wp:inline>
        </w:drawing>
      </w:r>
      <w:commentRangeEnd w:id="85"/>
      <w:r w:rsidR="004F4013">
        <w:rPr>
          <w:rStyle w:val="Kommentarzeichen"/>
        </w:rPr>
        <w:commentReference w:id="85"/>
      </w:r>
    </w:p>
    <w:p w:rsidR="00F11808" w:rsidRDefault="00F11808" w:rsidP="00F11808">
      <w:pPr>
        <w:rPr>
          <w:rFonts w:cs="Arial"/>
        </w:rPr>
      </w:pPr>
      <w:r>
        <w:rPr>
          <w:rFonts w:cs="Arial"/>
          <w:noProof/>
          <w:color w:val="FF0000"/>
          <w:lang w:eastAsia="de-DE"/>
        </w:rPr>
        <w:drawing>
          <wp:inline distT="0" distB="0" distL="0" distR="0">
            <wp:extent cx="3743325" cy="3352800"/>
            <wp:effectExtent l="0" t="0" r="0" b="0"/>
            <wp:docPr id="42" name="Grafik 42" descr="Desig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descr="Design_2"/>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43325" cy="3352800"/>
                    </a:xfrm>
                    <a:prstGeom prst="rect">
                      <a:avLst/>
                    </a:prstGeom>
                    <a:noFill/>
                    <a:ln>
                      <a:noFill/>
                    </a:ln>
                  </pic:spPr>
                </pic:pic>
              </a:graphicData>
            </a:graphic>
          </wp:inline>
        </w:drawing>
      </w:r>
    </w:p>
    <w:p w:rsidR="00F11808" w:rsidRDefault="00F11808" w:rsidP="00F11808">
      <w:pPr>
        <w:pStyle w:val="Beschriftung"/>
        <w:jc w:val="center"/>
      </w:pPr>
      <w:bookmarkStart w:id="86" w:name="_Toc410841933"/>
      <w:r>
        <w:t xml:space="preserve">Abbildung </w:t>
      </w:r>
      <w:fldSimple w:instr=" SEQ Abbildung \* ARABIC ">
        <w:r w:rsidR="00A35044">
          <w:rPr>
            <w:noProof/>
          </w:rPr>
          <w:t>16</w:t>
        </w:r>
      </w:fldSimple>
      <w:r>
        <w:t>: Entwurf für Re-Design</w:t>
      </w:r>
      <w:bookmarkEnd w:id="86"/>
    </w:p>
    <w:p w:rsidR="00F11808" w:rsidRDefault="00F11808" w:rsidP="00F11808">
      <w:pPr>
        <w:rPr>
          <w:rFonts w:cs="Arial"/>
        </w:rPr>
      </w:pPr>
      <w:r>
        <w:rPr>
          <w:rFonts w:cs="Arial"/>
        </w:rPr>
        <w:t>Als nächstes wurden die angesprochenen Exceptions beseitigt und die Namensgebung der Elemente wurde optimiert. Weiterhin wurden die Abhängigkeiten der Elemente untereinander verändert. Das Ziel einer ersten lauffähigen Entwurfs-Version wurde damit erreicht.</w:t>
      </w:r>
    </w:p>
    <w:p w:rsidR="00F11808" w:rsidRDefault="00F11808" w:rsidP="00F11808">
      <w:pPr>
        <w:rPr>
          <w:rFonts w:cs="Arial"/>
        </w:rPr>
      </w:pPr>
      <w:r>
        <w:rPr>
          <w:rFonts w:cs="Arial"/>
        </w:rPr>
        <w:t>Am 13. Dezember 2014 fand eine erneute Besprechung im Rahmen der Vorlesung statt. Zwischen diesem Termin und dem neuen Jahr gab es keine Aktivitäten im Projekt, diese „Weihnachtspause“ war vorher so abgestimmt worden.</w:t>
      </w:r>
    </w:p>
    <w:p w:rsidR="00F11808" w:rsidRDefault="00F11808" w:rsidP="00F11808">
      <w:pPr>
        <w:rPr>
          <w:rFonts w:cs="Arial"/>
        </w:rPr>
      </w:pPr>
      <w:r>
        <w:rPr>
          <w:rFonts w:cs="Arial"/>
        </w:rPr>
        <w:lastRenderedPageBreak/>
        <w:t>Am 02. Januar 2015 ging es dann weiter: Da der Code für den ersten Entwurf von einer Person erstellt wurde, mussten sich die anderen in diesen einlesen, um ihn nachvollziehen und erweitern zu können. Bis zum 07. Januar wurden das Re-Design durchgeführt: Die drei Tabs wurden aufgelöst und die bisherige Codestruktur wurde überarbeitet. Der Code war bisher vollständig in einer „Aktivität“ (eine Art Klasse für eine Maske in Android) gehalten. Dieser wurde nun auf mehrere Aktivitäten, eine pro Maske, aufgeteilt.</w:t>
      </w:r>
      <w:del w:id="87" w:author="Lukas Huwe" w:date="2015-02-04T19:33:00Z">
        <w:r w:rsidDel="004013C3">
          <w:rPr>
            <w:rFonts w:cs="Arial"/>
          </w:rPr>
          <w:delText xml:space="preserve"> </w:delText>
        </w:r>
      </w:del>
    </w:p>
    <w:p w:rsidR="00F11808" w:rsidRDefault="00F11808" w:rsidP="00F11808">
      <w:pPr>
        <w:rPr>
          <w:rFonts w:cs="Arial"/>
        </w:rPr>
      </w:pPr>
      <w:r>
        <w:rPr>
          <w:rFonts w:cs="Arial"/>
          <w:noProof/>
          <w:lang w:eastAsia="de-DE"/>
        </w:rPr>
        <w:drawing>
          <wp:inline distT="0" distB="0" distL="0" distR="0">
            <wp:extent cx="1609725" cy="2552700"/>
            <wp:effectExtent l="0" t="0" r="0" b="0"/>
            <wp:docPr id="41" name="Grafik 41" descr="Screenshot_2015-01-10-11-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descr="Screenshot_2015-01-10-11-47-22"/>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09725" cy="2552700"/>
                    </a:xfrm>
                    <a:prstGeom prst="rect">
                      <a:avLst/>
                    </a:prstGeom>
                    <a:noFill/>
                    <a:ln>
                      <a:noFill/>
                    </a:ln>
                  </pic:spPr>
                </pic:pic>
              </a:graphicData>
            </a:graphic>
          </wp:inline>
        </w:drawing>
      </w:r>
      <w:r>
        <w:rPr>
          <w:rFonts w:cs="Arial"/>
        </w:rPr>
        <w:tab/>
      </w:r>
      <w:r>
        <w:rPr>
          <w:rFonts w:cs="Arial"/>
          <w:noProof/>
          <w:lang w:eastAsia="de-DE"/>
        </w:rPr>
        <w:drawing>
          <wp:inline distT="0" distB="0" distL="0" distR="0">
            <wp:extent cx="1619250" cy="2562225"/>
            <wp:effectExtent l="0" t="0" r="0" b="0"/>
            <wp:docPr id="40" name="Grafik 40" descr="Screenshot_2015-01-10-11-4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descr="Screenshot_2015-01-10-11-47-40"/>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19250" cy="2562225"/>
                    </a:xfrm>
                    <a:prstGeom prst="rect">
                      <a:avLst/>
                    </a:prstGeom>
                    <a:noFill/>
                    <a:ln>
                      <a:noFill/>
                    </a:ln>
                  </pic:spPr>
                </pic:pic>
              </a:graphicData>
            </a:graphic>
          </wp:inline>
        </w:drawing>
      </w:r>
      <w:r>
        <w:rPr>
          <w:rFonts w:cs="Arial"/>
        </w:rPr>
        <w:tab/>
      </w:r>
      <w:r>
        <w:rPr>
          <w:rFonts w:cs="Arial"/>
          <w:noProof/>
          <w:lang w:eastAsia="de-DE"/>
        </w:rPr>
        <w:drawing>
          <wp:inline distT="0" distB="0" distL="0" distR="0">
            <wp:extent cx="1600200" cy="2543175"/>
            <wp:effectExtent l="0" t="0" r="0" b="0"/>
            <wp:docPr id="39" name="Grafik 39" descr="Screenshot_2015-01-10-11-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 descr="Screenshot_2015-01-10-11-45-58"/>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00200" cy="2543175"/>
                    </a:xfrm>
                    <a:prstGeom prst="rect">
                      <a:avLst/>
                    </a:prstGeom>
                    <a:noFill/>
                    <a:ln>
                      <a:noFill/>
                    </a:ln>
                  </pic:spPr>
                </pic:pic>
              </a:graphicData>
            </a:graphic>
          </wp:inline>
        </w:drawing>
      </w:r>
    </w:p>
    <w:p w:rsidR="00F11808" w:rsidRDefault="00F11808" w:rsidP="00F11808">
      <w:pPr>
        <w:rPr>
          <w:rFonts w:cs="Arial"/>
        </w:rPr>
      </w:pPr>
      <w:r>
        <w:rPr>
          <w:rFonts w:cs="Arial"/>
          <w:noProof/>
          <w:lang w:eastAsia="de-DE"/>
        </w:rPr>
        <w:drawing>
          <wp:inline distT="0" distB="0" distL="0" distR="0">
            <wp:extent cx="1666875" cy="2638425"/>
            <wp:effectExtent l="0" t="0" r="0" b="0"/>
            <wp:docPr id="38" name="Grafik 38" descr="Screenshot_2015-01-10-11-4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 descr="Screenshot_2015-01-10-11-46-24"/>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66875" cy="2638425"/>
                    </a:xfrm>
                    <a:prstGeom prst="rect">
                      <a:avLst/>
                    </a:prstGeom>
                    <a:noFill/>
                    <a:ln>
                      <a:noFill/>
                    </a:ln>
                  </pic:spPr>
                </pic:pic>
              </a:graphicData>
            </a:graphic>
          </wp:inline>
        </w:drawing>
      </w:r>
      <w:r>
        <w:rPr>
          <w:rFonts w:cs="Arial"/>
        </w:rPr>
        <w:tab/>
      </w:r>
      <w:r>
        <w:rPr>
          <w:rFonts w:cs="Arial"/>
          <w:noProof/>
          <w:lang w:eastAsia="de-DE"/>
        </w:rPr>
        <w:drawing>
          <wp:inline distT="0" distB="0" distL="0" distR="0">
            <wp:extent cx="1666875" cy="2647950"/>
            <wp:effectExtent l="0" t="0" r="0" b="0"/>
            <wp:docPr id="37" name="Grafik 37" descr="Screenshot_2015-01-10-11-4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descr="Screenshot_2015-01-10-11-46-33"/>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66875" cy="2647950"/>
                    </a:xfrm>
                    <a:prstGeom prst="rect">
                      <a:avLst/>
                    </a:prstGeom>
                    <a:noFill/>
                    <a:ln>
                      <a:noFill/>
                    </a:ln>
                  </pic:spPr>
                </pic:pic>
              </a:graphicData>
            </a:graphic>
          </wp:inline>
        </w:drawing>
      </w:r>
      <w:r>
        <w:rPr>
          <w:rFonts w:cs="Arial"/>
        </w:rPr>
        <w:tab/>
      </w:r>
      <w:r>
        <w:rPr>
          <w:rFonts w:cs="Arial"/>
          <w:noProof/>
          <w:lang w:eastAsia="de-DE"/>
        </w:rPr>
        <w:drawing>
          <wp:inline distT="0" distB="0" distL="0" distR="0">
            <wp:extent cx="1666875" cy="2638425"/>
            <wp:effectExtent l="0" t="0" r="0" b="0"/>
            <wp:docPr id="36" name="Grafik 36" descr="Screenshot_2015-01-10-11-4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descr="Screenshot_2015-01-10-11-46-43"/>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66875" cy="2638425"/>
                    </a:xfrm>
                    <a:prstGeom prst="rect">
                      <a:avLst/>
                    </a:prstGeom>
                    <a:noFill/>
                    <a:ln>
                      <a:noFill/>
                    </a:ln>
                  </pic:spPr>
                </pic:pic>
              </a:graphicData>
            </a:graphic>
          </wp:inline>
        </w:drawing>
      </w:r>
    </w:p>
    <w:p w:rsidR="00A35044" w:rsidRDefault="004013C3" w:rsidP="00A35044">
      <w:pPr>
        <w:keepNext/>
      </w:pPr>
      <w:r>
        <w:rPr>
          <w:rFonts w:cs="Arial"/>
          <w:noProof/>
          <w:lang w:eastAsia="de-DE"/>
        </w:rPr>
        <w:drawing>
          <wp:inline distT="0" distB="0" distL="0" distR="0">
            <wp:extent cx="1349915" cy="2147978"/>
            <wp:effectExtent l="0" t="0" r="0" b="0"/>
            <wp:docPr id="35" name="Grafik 35" descr="Screenshot_2015-01-10-11-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descr="Screenshot_2015-01-10-11-46-49"/>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52770" cy="2152521"/>
                    </a:xfrm>
                    <a:prstGeom prst="rect">
                      <a:avLst/>
                    </a:prstGeom>
                    <a:noFill/>
                    <a:ln>
                      <a:noFill/>
                    </a:ln>
                  </pic:spPr>
                </pic:pic>
              </a:graphicData>
            </a:graphic>
          </wp:inline>
        </w:drawing>
      </w:r>
    </w:p>
    <w:p w:rsidR="00A35044" w:rsidRDefault="00A35044" w:rsidP="00A35044">
      <w:pPr>
        <w:pStyle w:val="Beschriftung"/>
      </w:pPr>
      <w:bookmarkStart w:id="88" w:name="_Toc410841934"/>
      <w:r>
        <w:t xml:space="preserve">Abbildung </w:t>
      </w:r>
      <w:fldSimple w:instr=" SEQ Abbildung \* ARABIC ">
        <w:r>
          <w:rPr>
            <w:noProof/>
          </w:rPr>
          <w:t>17</w:t>
        </w:r>
      </w:fldSimple>
      <w:r>
        <w:t>: Screenshots der Version</w:t>
      </w:r>
      <w:bookmarkEnd w:id="88"/>
    </w:p>
    <w:p w:rsidR="00F11808" w:rsidRDefault="00F11808" w:rsidP="00F11808">
      <w:pPr>
        <w:rPr>
          <w:rStyle w:val="UntertitelZchn"/>
        </w:rPr>
      </w:pPr>
      <w:del w:id="89" w:author="Lukas Huwe" w:date="2015-02-04T19:34:00Z">
        <w:r w:rsidDel="00A35044">
          <w:rPr>
            <w:rFonts w:cs="Arial"/>
          </w:rPr>
          <w:lastRenderedPageBreak/>
          <w:tab/>
        </w:r>
        <w:r w:rsidDel="00A35044">
          <w:rPr>
            <w:rStyle w:val="UntertitelZchn"/>
          </w:rPr>
          <w:delText>Abbildung 5 – 11: Screenshots der Version</w:delText>
        </w:r>
      </w:del>
    </w:p>
    <w:p w:rsidR="00F11808" w:rsidRDefault="00F11808" w:rsidP="00F11808">
      <w:pPr>
        <w:rPr>
          <w:rFonts w:cs="Arial"/>
        </w:rPr>
      </w:pPr>
      <w:r>
        <w:rPr>
          <w:rFonts w:cs="Arial"/>
        </w:rPr>
        <w:t>Das neue Design hat wi</w:t>
      </w:r>
      <w:ins w:id="90" w:author="Lukas Huwe" w:date="2015-02-04T18:29:00Z">
        <w:r w:rsidR="00355CAB">
          <w:rPr>
            <w:rFonts w:cs="Arial"/>
          </w:rPr>
          <w:t>e</w:t>
        </w:r>
      </w:ins>
      <w:del w:id="91" w:author="Lukas Huwe" w:date="2015-02-04T18:29:00Z">
        <w:r w:rsidDel="00355CAB">
          <w:rPr>
            <w:rFonts w:cs="Arial"/>
          </w:rPr>
          <w:delText>r</w:delText>
        </w:r>
      </w:del>
      <w:r>
        <w:rPr>
          <w:rFonts w:cs="Arial"/>
        </w:rPr>
        <w:t xml:space="preserve"> vorher skizziert eine Start-Maske mit einem Eingabe-Feld für das Masterpasswort. Mit einem Klick auf den Button kommt man nun auf die Listenansicht der gespeicherten Passwörter und über den „+“-Button in der oberen Leiste lassen sich neue Passwörter anlegen. Es wurde außerdem ein „Settings“-Button implementiert, der ebenfalls im Menü der oberen Leiste enthalten ist und auf eine Maske zur Änderung des Masterpassworts führt. Der Button zum Kopieren in die Zwischenablage sowie die Ampel zur Anzeige der Passwortqualität wurden (noch funktionslos) angelegt. Die bisherige Liste der Passwörter wurde insofern erweitert bzw. geändert, dass nun nur noch die Beschreibung in der Liste angezeigt wird und man mit einem Klick auf einen Eintrag auf die Detail-Maske mit den Daten des Passworts gelangt. Dabei traten einige Schwierigkeiten auf. Beispielsweise sollte oben links auf jeder Maske ein typischer „</w:t>
      </w:r>
      <w:proofErr w:type="spellStart"/>
      <w:r>
        <w:rPr>
          <w:rFonts w:cs="Arial"/>
        </w:rPr>
        <w:t>Up</w:t>
      </w:r>
      <w:proofErr w:type="spellEnd"/>
      <w:r>
        <w:rPr>
          <w:rFonts w:cs="Arial"/>
        </w:rPr>
        <w:t xml:space="preserve">“-Button implementiert werden, der auf die letzte Maske zurück navigiert. Dies hat zunächst nicht so recht funktioniert, konnte am Folgetag </w:t>
      </w:r>
      <w:del w:id="92" w:author="Kerkhoff" w:date="2015-02-05T20:06:00Z">
        <w:r w:rsidDel="00C4783D">
          <w:rPr>
            <w:rFonts w:cs="Arial"/>
          </w:rPr>
          <w:delText xml:space="preserve">mit einem frischeren Blick </w:delText>
        </w:r>
      </w:del>
      <w:r>
        <w:rPr>
          <w:rFonts w:cs="Arial"/>
        </w:rPr>
        <w:t xml:space="preserve">aber gelöst werden, indem die korrekte Support-Bibliothek eingebunden und die Button-Funktion an der richtigen Stelle umgesetzt wurde. </w:t>
      </w:r>
      <w:commentRangeStart w:id="93"/>
      <w:r>
        <w:rPr>
          <w:rFonts w:cs="Arial"/>
        </w:rPr>
        <w:t xml:space="preserve">Eine weitere Hürde war der sogenannte „Overflow“ in der </w:t>
      </w:r>
      <w:proofErr w:type="spellStart"/>
      <w:r>
        <w:rPr>
          <w:rFonts w:cs="Arial"/>
        </w:rPr>
        <w:t>ActionBar</w:t>
      </w:r>
      <w:proofErr w:type="spellEnd"/>
      <w:r>
        <w:rPr>
          <w:rFonts w:cs="Arial"/>
        </w:rPr>
        <w:t xml:space="preserve"> (obere Leiste), der nicht funktionierte. Der Overflow besteht aus einer Schaltfläche mit drei Punkten, die in der </w:t>
      </w:r>
      <w:proofErr w:type="spellStart"/>
      <w:r>
        <w:rPr>
          <w:rFonts w:cs="Arial"/>
        </w:rPr>
        <w:t>ActionBar</w:t>
      </w:r>
      <w:proofErr w:type="spellEnd"/>
      <w:r>
        <w:rPr>
          <w:rFonts w:cs="Arial"/>
        </w:rPr>
        <w:t xml:space="preserve"> angezeigt werden. Tippt man auf die Schaltfläche, bekommt man eine Liste mit ActionButtons (Bezeichnung für die Buttons der </w:t>
      </w:r>
      <w:proofErr w:type="spellStart"/>
      <w:r>
        <w:rPr>
          <w:rFonts w:cs="Arial"/>
        </w:rPr>
        <w:t>ActionBar</w:t>
      </w:r>
      <w:proofErr w:type="spellEnd"/>
      <w:r>
        <w:rPr>
          <w:rFonts w:cs="Arial"/>
        </w:rPr>
        <w:t xml:space="preserve">), für die in der </w:t>
      </w:r>
      <w:proofErr w:type="spellStart"/>
      <w:r>
        <w:rPr>
          <w:rFonts w:cs="Arial"/>
        </w:rPr>
        <w:t>ActionBar</w:t>
      </w:r>
      <w:proofErr w:type="spellEnd"/>
      <w:r>
        <w:rPr>
          <w:rFonts w:cs="Arial"/>
        </w:rPr>
        <w:t xml:space="preserve"> nicht genug Platz ist. Man kann normalerweise für jeden ActionButton festlegen, ob er immer, nie oder nur bei ausreichendem Platz in der </w:t>
      </w:r>
      <w:proofErr w:type="spellStart"/>
      <w:r>
        <w:rPr>
          <w:rFonts w:cs="Arial"/>
        </w:rPr>
        <w:t>ActionBar</w:t>
      </w:r>
      <w:proofErr w:type="spellEnd"/>
      <w:r>
        <w:rPr>
          <w:rFonts w:cs="Arial"/>
        </w:rPr>
        <w:t xml:space="preserve"> angezeigt werden sollen. Der „Settings“-Button war hier so geplant, dass er immer im Overflow angezeigt wird, das hat aber nicht funktioniert</w:t>
      </w:r>
      <w:commentRangeEnd w:id="93"/>
      <w:r w:rsidR="00C4783D">
        <w:rPr>
          <w:rStyle w:val="Kommentarzeichen"/>
        </w:rPr>
        <w:commentReference w:id="93"/>
      </w:r>
      <w:r>
        <w:rPr>
          <w:rFonts w:cs="Arial"/>
        </w:rPr>
        <w:t xml:space="preserve">. Der „Settings“-Button wird nun also in der </w:t>
      </w:r>
      <w:proofErr w:type="spellStart"/>
      <w:r>
        <w:rPr>
          <w:rFonts w:cs="Arial"/>
        </w:rPr>
        <w:t>ActionBar</w:t>
      </w:r>
      <w:proofErr w:type="spellEnd"/>
      <w:r>
        <w:rPr>
          <w:rFonts w:cs="Arial"/>
        </w:rPr>
        <w:t xml:space="preserve"> angezeigt, solange genug Platz ist, was auch kein wirkliches Manko ist.</w:t>
      </w:r>
    </w:p>
    <w:p w:rsidR="00F11808" w:rsidRDefault="00F11808" w:rsidP="00F11808">
      <w:pPr>
        <w:rPr>
          <w:rFonts w:cs="Arial"/>
        </w:rPr>
      </w:pPr>
      <w:r>
        <w:rPr>
          <w:rFonts w:cs="Arial"/>
        </w:rPr>
        <w:t>Ein weiteres anfängliches Problem war, dass der „Ok“-Button in der Tastatur bei Eingabefeldern fehlte. Dadurch konnte man die Tastatur im Emulator nicht mehr verlassen (auf dem Smartphone kann man die „Zurück“-Taste des Gerätes dafür nutzen). Dieses Problem konnte gelöst werden, indem an den Eingabefeldern ein „</w:t>
      </w:r>
      <w:proofErr w:type="spellStart"/>
      <w:r>
        <w:rPr>
          <w:rFonts w:cs="Arial"/>
        </w:rPr>
        <w:t>input</w:t>
      </w:r>
      <w:proofErr w:type="spellEnd"/>
      <w:r>
        <w:rPr>
          <w:rFonts w:cs="Arial"/>
        </w:rPr>
        <w:t xml:space="preserve"> type“ gesetzt wurde.</w:t>
      </w:r>
    </w:p>
    <w:p w:rsidR="00F11808" w:rsidRDefault="00F11808" w:rsidP="00F11808">
      <w:pPr>
        <w:rPr>
          <w:rFonts w:cs="Arial"/>
        </w:rPr>
      </w:pPr>
      <w:r>
        <w:rPr>
          <w:noProof/>
          <w:lang w:eastAsia="de-DE"/>
        </w:rPr>
        <w:drawing>
          <wp:anchor distT="0" distB="0" distL="114300" distR="114300" simplePos="0" relativeHeight="251668992" behindDoc="0" locked="0" layoutInCell="1" allowOverlap="1">
            <wp:simplePos x="0" y="0"/>
            <wp:positionH relativeFrom="column">
              <wp:posOffset>4510405</wp:posOffset>
            </wp:positionH>
            <wp:positionV relativeFrom="paragraph">
              <wp:posOffset>1043305</wp:posOffset>
            </wp:positionV>
            <wp:extent cx="1066800" cy="1696720"/>
            <wp:effectExtent l="0" t="0" r="0" b="0"/>
            <wp:wrapSquare wrapText="bothSides"/>
            <wp:docPr id="47" name="Grafik 47" descr="Screenshot_Splash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Screenshot_SplashScreen"/>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6800" cy="1696720"/>
                    </a:xfrm>
                    <a:prstGeom prst="rect">
                      <a:avLst/>
                    </a:prstGeom>
                    <a:noFill/>
                  </pic:spPr>
                </pic:pic>
              </a:graphicData>
            </a:graphic>
          </wp:anchor>
        </w:drawing>
      </w:r>
      <w:r>
        <w:rPr>
          <w:rFonts w:cs="Arial"/>
        </w:rPr>
        <w:t xml:space="preserve">Am 07. Januar hat ein Gruppenmitglied ein angebotenes Update für das Android Studio durchgeführt, was zu Komplikationen führte: Durch das Update war das Projekt mit der bisherigen Gradle Version nicht mehr lauffähig und beim Build der App wurden das Android Support Repository sowie die Android Support Library nicht mehr gefunden. Dafür mussten einige Konfigurationen angepasst werden, außerdem mussten die weiteren Gruppenmitglieder das Update dann nachziehen, damit alle daran weiterentwickeln konnten. </w:t>
      </w:r>
    </w:p>
    <w:p w:rsidR="00F11808" w:rsidRDefault="00F11808" w:rsidP="00F11808">
      <w:pPr>
        <w:rPr>
          <w:rFonts w:cs="Arial"/>
        </w:rPr>
      </w:pPr>
      <w:r>
        <w:rPr>
          <w:rFonts w:cs="Arial"/>
        </w:rPr>
        <w:t>Am 09. Januar wurde außerdem der „</w:t>
      </w:r>
      <w:proofErr w:type="spellStart"/>
      <w:r>
        <w:rPr>
          <w:rFonts w:cs="Arial"/>
        </w:rPr>
        <w:t>SplashScreen</w:t>
      </w:r>
      <w:proofErr w:type="spellEnd"/>
      <w:r>
        <w:rPr>
          <w:rFonts w:cs="Arial"/>
        </w:rPr>
        <w:t>“, also der Startbildschirm, der kurz beim Öffnen der App erscheint, erstellt, sowie das Launcher-Icon ausgetauscht. Bisher hatte die App nur das Standard Android-Icon, dies wurde nun durch ein grünes Schloss ersetzt.</w:t>
      </w:r>
    </w:p>
    <w:p w:rsidR="00F11808" w:rsidRDefault="00F11808" w:rsidP="00F11808">
      <w:pPr>
        <w:rPr>
          <w:rFonts w:cs="Arial"/>
        </w:rPr>
      </w:pPr>
    </w:p>
    <w:p w:rsidR="00F11808" w:rsidRDefault="00F11808" w:rsidP="00F11808">
      <w:pPr>
        <w:rPr>
          <w:rFonts w:cs="Arial"/>
        </w:rPr>
      </w:pPr>
    </w:p>
    <w:p w:rsidR="00F11808" w:rsidRDefault="000C5267" w:rsidP="00F11808">
      <w:pPr>
        <w:rPr>
          <w:rFonts w:cs="Arial"/>
        </w:rPr>
      </w:pPr>
      <w:ins w:id="94" w:author="Lukas Huwe" w:date="2015-02-04T19:35:00Z">
        <w:r w:rsidRPr="000C5267">
          <w:rPr>
            <w:noProof/>
          </w:rPr>
          <w:pict>
            <v:shape id="_x0000_s1038" type="#_x0000_t202" style="position:absolute;margin-left:324.6pt;margin-top:.75pt;width:128.85pt;height:30.7pt;z-index:251661312" stroked="f">
              <v:textbox style="mso-next-textbox:#_x0000_s1038;mso-fit-shape-to-text:t" inset="0,0,0,0">
                <w:txbxContent>
                  <w:p w:rsidR="00636188" w:rsidRDefault="00636188">
                    <w:pPr>
                      <w:pStyle w:val="Beschriftung"/>
                      <w:rPr>
                        <w:noProof/>
                      </w:rPr>
                      <w:pPrChange w:id="95" w:author="Lukas Huwe" w:date="2015-02-04T19:35:00Z">
                        <w:pPr/>
                      </w:pPrChange>
                    </w:pPr>
                    <w:bookmarkStart w:id="96" w:name="_Toc410841935"/>
                    <w:ins w:id="97" w:author="Lukas Huwe" w:date="2015-02-04T19:35:00Z">
                      <w:r>
                        <w:t xml:space="preserve">Abbildung </w:t>
                      </w:r>
                      <w:r>
                        <w:fldChar w:fldCharType="begin"/>
                      </w:r>
                      <w:r>
                        <w:instrText xml:space="preserve"> SEQ Abbildung \* ARABIC </w:instrText>
                      </w:r>
                    </w:ins>
                    <w:r>
                      <w:fldChar w:fldCharType="separate"/>
                    </w:r>
                    <w:ins w:id="98" w:author="Lukas Huwe" w:date="2015-02-04T19:36:00Z">
                      <w:r>
                        <w:rPr>
                          <w:noProof/>
                        </w:rPr>
                        <w:t>18</w:t>
                      </w:r>
                    </w:ins>
                    <w:ins w:id="99" w:author="Lukas Huwe" w:date="2015-02-04T19:35:00Z">
                      <w:r>
                        <w:fldChar w:fldCharType="end"/>
                      </w:r>
                      <w:r>
                        <w:t xml:space="preserve">: </w:t>
                      </w:r>
                      <w:proofErr w:type="spellStart"/>
                      <w:r>
                        <w:t>SplashScreen</w:t>
                      </w:r>
                    </w:ins>
                    <w:bookmarkEnd w:id="96"/>
                    <w:proofErr w:type="spellEnd"/>
                  </w:p>
                </w:txbxContent>
              </v:textbox>
              <w10:wrap type="square"/>
            </v:shape>
          </w:pict>
        </w:r>
      </w:ins>
    </w:p>
    <w:p w:rsidR="00F11808" w:rsidDel="00A35044" w:rsidRDefault="00F11808" w:rsidP="00F11808">
      <w:pPr>
        <w:pStyle w:val="Untertitel"/>
        <w:jc w:val="right"/>
        <w:rPr>
          <w:del w:id="100" w:author="Lukas Huwe" w:date="2015-02-04T19:35:00Z"/>
        </w:rPr>
      </w:pPr>
      <w:del w:id="101" w:author="Lukas Huwe" w:date="2015-02-04T19:35:00Z">
        <w:r w:rsidDel="00A35044">
          <w:delText>Abbildung 12: SplashScreen</w:delText>
        </w:r>
      </w:del>
    </w:p>
    <w:p w:rsidR="00F11808" w:rsidRDefault="00F11808" w:rsidP="00F11808">
      <w:pPr>
        <w:rPr>
          <w:rFonts w:cs="Arial"/>
        </w:rPr>
      </w:pPr>
      <w:r>
        <w:rPr>
          <w:rFonts w:cs="Arial"/>
        </w:rPr>
        <w:t xml:space="preserve">Als nächstes wurde die Anwendung so erweitert, dass zu jedem Passwort neben der Beschreibung nun auch ein Benutzername eingegeben werden kann. Außerdem wurde nun mit der Speicherlogik angefangen: </w:t>
      </w:r>
      <w:del w:id="102" w:author="Kerkhoff" w:date="2015-02-05T20:09:00Z">
        <w:r w:rsidDel="00C4783D">
          <w:rPr>
            <w:rFonts w:cs="Arial"/>
          </w:rPr>
          <w:delText>Ab sofort werden</w:delText>
        </w:r>
      </w:del>
      <w:ins w:id="103" w:author="Kerkhoff" w:date="2015-02-05T20:09:00Z">
        <w:r w:rsidR="00C4783D">
          <w:rPr>
            <w:rFonts w:cs="Arial"/>
          </w:rPr>
          <w:t>Ab diesem Zeitpunkt wurden</w:t>
        </w:r>
      </w:ins>
      <w:r>
        <w:rPr>
          <w:rFonts w:cs="Arial"/>
        </w:rPr>
        <w:t xml:space="preserve"> beim </w:t>
      </w:r>
      <w:r>
        <w:rPr>
          <w:rFonts w:cs="Arial"/>
        </w:rPr>
        <w:lastRenderedPageBreak/>
        <w:t xml:space="preserve">Betätigen des "Access"-Buttons auf der ersten Maske die zuvor gespeicherten Daten aus einer XML-Datei ausgelesen, die beim Hinzufügen eines neuen Datensatzes aktualisiert </w:t>
      </w:r>
      <w:del w:id="104" w:author="Kerkhoff" w:date="2015-02-05T20:10:00Z">
        <w:r w:rsidDel="00C4783D">
          <w:rPr>
            <w:rFonts w:cs="Arial"/>
          </w:rPr>
          <w:delText>wird</w:delText>
        </w:r>
      </w:del>
      <w:ins w:id="105" w:author="Kerkhoff" w:date="2015-02-05T20:10:00Z">
        <w:r w:rsidR="00C4783D">
          <w:rPr>
            <w:rFonts w:cs="Arial"/>
          </w:rPr>
          <w:t>wurde</w:t>
        </w:r>
      </w:ins>
      <w:r>
        <w:rPr>
          <w:rFonts w:cs="Arial"/>
        </w:rPr>
        <w:t xml:space="preserve">. Dabei kam es zunächst zu Zugriffsverletzungen, die das Schreiben der XML-Datei verhinderte. </w:t>
      </w:r>
      <w:commentRangeStart w:id="106"/>
      <w:del w:id="107" w:author="Ochtrup Sebastian" w:date="2015-02-03T22:38:00Z">
        <w:r w:rsidDel="001502EF">
          <w:rPr>
            <w:rFonts w:cs="Arial"/>
          </w:rPr>
          <w:delText xml:space="preserve">Die </w:delText>
        </w:r>
      </w:del>
      <w:ins w:id="108" w:author="Ochtrup Sebastian" w:date="2015-02-03T22:38:00Z">
        <w:r w:rsidR="001502EF">
          <w:rPr>
            <w:rFonts w:cs="Arial"/>
          </w:rPr>
          <w:t xml:space="preserve">Der </w:t>
        </w:r>
      </w:ins>
      <w:r>
        <w:rPr>
          <w:rFonts w:cs="Arial"/>
        </w:rPr>
        <w:t xml:space="preserve">zuvor konfigurierte </w:t>
      </w:r>
      <w:del w:id="109" w:author="Ochtrup Sebastian" w:date="2015-02-03T22:38:00Z">
        <w:r w:rsidDel="001502EF">
          <w:rPr>
            <w:rFonts w:cs="Arial"/>
          </w:rPr>
          <w:delText>virtuelle Maschine</w:delText>
        </w:r>
      </w:del>
      <w:ins w:id="110" w:author="Ochtrup Sebastian" w:date="2015-02-03T22:38:00Z">
        <w:r w:rsidR="001502EF">
          <w:rPr>
            <w:rFonts w:cs="Arial"/>
          </w:rPr>
          <w:t>Android Emulator</w:t>
        </w:r>
      </w:ins>
      <w:r>
        <w:rPr>
          <w:rFonts w:cs="Arial"/>
        </w:rPr>
        <w:t xml:space="preserve"> hatte keinen externen Speicher</w:t>
      </w:r>
      <w:commentRangeEnd w:id="106"/>
      <w:r w:rsidR="001502EF">
        <w:rPr>
          <w:rStyle w:val="Kommentarzeichen"/>
        </w:rPr>
        <w:commentReference w:id="106"/>
      </w:r>
      <w:r>
        <w:rPr>
          <w:rFonts w:cs="Arial"/>
        </w:rPr>
        <w:t xml:space="preserve">, obwohl dies so definiert war. Als Ursache konnte durch folgende Forenseite ein Bug im Android Studio ermittelt werden: </w:t>
      </w:r>
      <w:commentRangeStart w:id="111"/>
      <w:commentRangeStart w:id="112"/>
      <w:commentRangeStart w:id="113"/>
      <w:r w:rsidR="000C5267">
        <w:fldChar w:fldCharType="begin"/>
      </w:r>
      <w:r>
        <w:instrText xml:space="preserve"> HYPERLINK "http://stackoverflow.com/questions/27120754/sd-card-created-in-avd-shows-as-removed-in-emulator-for-android-studio" </w:instrText>
      </w:r>
      <w:r w:rsidR="000C5267">
        <w:fldChar w:fldCharType="separate"/>
      </w:r>
      <w:r>
        <w:rPr>
          <w:rStyle w:val="Hyperlink"/>
          <w:rFonts w:cs="Arial"/>
        </w:rPr>
        <w:t>http://stackoverflow.com/questions/27120754/sd-card-created-in-avd-shows-as-removed-in-emulator-for-android-studio</w:t>
      </w:r>
      <w:r w:rsidR="000C5267">
        <w:fldChar w:fldCharType="end"/>
      </w:r>
      <w:r>
        <w:rPr>
          <w:rFonts w:cs="Arial"/>
        </w:rPr>
        <w:t xml:space="preserve">. </w:t>
      </w:r>
      <w:commentRangeEnd w:id="111"/>
      <w:r>
        <w:rPr>
          <w:rStyle w:val="Kommentarzeichen"/>
        </w:rPr>
        <w:commentReference w:id="111"/>
      </w:r>
      <w:r>
        <w:rPr>
          <w:rFonts w:cs="Arial"/>
        </w:rPr>
        <w:t>D</w:t>
      </w:r>
      <w:commentRangeEnd w:id="112"/>
      <w:r w:rsidR="00445CA6">
        <w:rPr>
          <w:rStyle w:val="Kommentarzeichen"/>
        </w:rPr>
        <w:commentReference w:id="112"/>
      </w:r>
      <w:r>
        <w:rPr>
          <w:rFonts w:cs="Arial"/>
        </w:rPr>
        <w:t xml:space="preserve">ort </w:t>
      </w:r>
      <w:commentRangeEnd w:id="113"/>
      <w:r w:rsidR="00C4783D">
        <w:rPr>
          <w:rStyle w:val="Kommentarzeichen"/>
        </w:rPr>
        <w:commentReference w:id="113"/>
      </w:r>
      <w:r>
        <w:rPr>
          <w:rFonts w:cs="Arial"/>
        </w:rPr>
        <w:t>ist auch beschrieben, dass man eine Konfigurationsdatei zusätzlich ändern und in dieser die virtuelle SD-Karte angeben muss.</w:t>
      </w:r>
    </w:p>
    <w:p w:rsidR="00F11808" w:rsidRDefault="00F11808" w:rsidP="00F11808">
      <w:pPr>
        <w:rPr>
          <w:rFonts w:cs="Arial"/>
        </w:rPr>
      </w:pPr>
      <w:r>
        <w:rPr>
          <w:rFonts w:cs="Arial"/>
        </w:rPr>
        <w:t xml:space="preserve">Am 10. Januar erfolgte die nächste Absprache im Rahmen der Vorlesung in Bocholt. Hier wurden die noch umzusetzenden Erweiterungen geplant und unter den Gruppenmitgliedern aufgeteilt. Die geplanten Erweiterungen umfassten die tatsächliche Nutzung des eingegebenen Masterpassworts. Dazu musste die Verschlüsselung der Passwörter sowie das Ändern des Masterpassworts umgesetzt werden. Außerdem wurde geplant, </w:t>
      </w:r>
      <w:del w:id="114" w:author="Kerkhoff" w:date="2015-02-05T20:12:00Z">
        <w:r w:rsidDel="00C4783D">
          <w:rPr>
            <w:rFonts w:cs="Arial"/>
          </w:rPr>
          <w:delText xml:space="preserve">eventuell </w:delText>
        </w:r>
      </w:del>
      <w:r>
        <w:rPr>
          <w:rFonts w:cs="Arial"/>
        </w:rPr>
        <w:t>Unit-Tests für die Verschlüsselungslogik zu erstellen. Für die Detail-Maske von Passwörtern wurden ebenfalls Änderungen vorgesehen: Die angefangene „Qualitäts-Ampel“ sollte wieder entfernt werden, da sie nicht mehr wichtig erschien. Außerdem sollte der „</w:t>
      </w:r>
      <w:proofErr w:type="spellStart"/>
      <w:r>
        <w:rPr>
          <w:rFonts w:cs="Arial"/>
        </w:rPr>
        <w:t>Copy</w:t>
      </w:r>
      <w:proofErr w:type="spellEnd"/>
      <w:r>
        <w:rPr>
          <w:rFonts w:cs="Arial"/>
        </w:rPr>
        <w:t xml:space="preserve"> </w:t>
      </w:r>
      <w:proofErr w:type="spellStart"/>
      <w:r>
        <w:rPr>
          <w:rFonts w:cs="Arial"/>
        </w:rPr>
        <w:t>to</w:t>
      </w:r>
      <w:proofErr w:type="spellEnd"/>
      <w:r>
        <w:rPr>
          <w:rFonts w:cs="Arial"/>
        </w:rPr>
        <w:t xml:space="preserve"> Clipboard“-Button</w:t>
      </w:r>
      <w:del w:id="115" w:author="Kerkhoff" w:date="2015-02-05T20:12:00Z">
        <w:r w:rsidDel="00C4783D">
          <w:rPr>
            <w:rFonts w:cs="Arial"/>
          </w:rPr>
          <w:delText>s</w:delText>
        </w:r>
      </w:del>
      <w:r>
        <w:rPr>
          <w:rFonts w:cs="Arial"/>
        </w:rPr>
        <w:t xml:space="preserve"> mit Funktion versehen und ein Button zur Generierung zufälliger Passwörter erstellt werden. Des Weiteren sollte das eigentliche Passwort von nun an bei Öffnen der Detail-Maske nicht lesbar sein, ein zu implementierender „Show“-Button sollte die Zeichen </w:t>
      </w:r>
      <w:del w:id="116" w:author="Kerkhoff" w:date="2015-02-05T20:13:00Z">
        <w:r w:rsidDel="00C4783D">
          <w:rPr>
            <w:rFonts w:cs="Arial"/>
          </w:rPr>
          <w:delText xml:space="preserve">dann </w:delText>
        </w:r>
      </w:del>
      <w:r>
        <w:rPr>
          <w:rFonts w:cs="Arial"/>
        </w:rPr>
        <w:t>sichtbar machen</w:t>
      </w:r>
      <w:ins w:id="117" w:author="Kerkhoff" w:date="2015-02-05T20:13:00Z">
        <w:r w:rsidR="00C4783D">
          <w:rPr>
            <w:rFonts w:cs="Arial"/>
          </w:rPr>
          <w:t xml:space="preserve"> können</w:t>
        </w:r>
      </w:ins>
      <w:r>
        <w:rPr>
          <w:rFonts w:cs="Arial"/>
        </w:rPr>
        <w:t>. Als Deadline für all diese Punkte wurde der 17. Januar definiert.</w:t>
      </w:r>
    </w:p>
    <w:p w:rsidR="00F11808" w:rsidRDefault="00F11808" w:rsidP="00F11808">
      <w:pPr>
        <w:rPr>
          <w:rFonts w:cs="Arial"/>
        </w:rPr>
      </w:pPr>
      <w:r>
        <w:rPr>
          <w:rFonts w:cs="Arial"/>
        </w:rPr>
        <w:t xml:space="preserve">Für die Generierung eines zufälligen Passworts wurde die Methode </w:t>
      </w:r>
      <w:commentRangeStart w:id="118"/>
      <w:proofErr w:type="spellStart"/>
      <w:r>
        <w:rPr>
          <w:rFonts w:cs="Arial"/>
          <w:i/>
        </w:rPr>
        <w:t>generateRandomPassword</w:t>
      </w:r>
      <w:proofErr w:type="spellEnd"/>
      <w:r>
        <w:rPr>
          <w:rFonts w:cs="Arial"/>
          <w:i/>
        </w:rPr>
        <w:t>()</w:t>
      </w:r>
      <w:r>
        <w:rPr>
          <w:rFonts w:cs="Arial"/>
        </w:rPr>
        <w:t xml:space="preserve"> </w:t>
      </w:r>
      <w:commentRangeEnd w:id="118"/>
      <w:r w:rsidR="00636188">
        <w:rPr>
          <w:rStyle w:val="Kommentarzeichen"/>
        </w:rPr>
        <w:commentReference w:id="118"/>
      </w:r>
      <w:r>
        <w:rPr>
          <w:rFonts w:cs="Arial"/>
        </w:rPr>
        <w:t>implementiert, die ein zufälliges Passwort erzeugt. Diese wurde parametrisierbar erstellt: Es sollte aus den Einstellungen ausgelesen werden, ob Buchstaben und/ oder Ziffern und/oder Sonderzeichen verwendet werden sollen, sowie die gewünschte Länge der generierten Zeichenkette. Diese Parametrisierung wurde allerdings später wieder entfernt, wie weiter unten noch beschrieben wird.</w:t>
      </w:r>
    </w:p>
    <w:p w:rsidR="00F11808" w:rsidRDefault="00F11808" w:rsidP="00F11808">
      <w:pPr>
        <w:rPr>
          <w:rFonts w:cs="Arial"/>
          <w:color w:val="FF0000"/>
        </w:rPr>
      </w:pPr>
      <w:commentRangeStart w:id="119"/>
      <w:proofErr w:type="spellStart"/>
      <w:r>
        <w:rPr>
          <w:rFonts w:cs="Arial"/>
          <w:color w:val="FF0000"/>
        </w:rPr>
        <w:t>Mkerk</w:t>
      </w:r>
      <w:proofErr w:type="spellEnd"/>
      <w:r>
        <w:rPr>
          <w:rFonts w:cs="Arial"/>
          <w:color w:val="FF0000"/>
        </w:rPr>
        <w:t>: Mit dem Update von Android Studio bin ich auf ein Problem mit dem Java JDK gestoßen, welches ein wenig Zeit raubte</w:t>
      </w:r>
    </w:p>
    <w:p w:rsidR="00F11808" w:rsidRDefault="00F11808" w:rsidP="00F11808">
      <w:pPr>
        <w:pStyle w:val="Listenabsatz"/>
        <w:numPr>
          <w:ilvl w:val="0"/>
          <w:numId w:val="10"/>
        </w:numPr>
        <w:spacing w:line="254" w:lineRule="auto"/>
        <w:rPr>
          <w:rFonts w:cs="Arial"/>
          <w:color w:val="FF0000"/>
        </w:rPr>
      </w:pPr>
      <w:r>
        <w:rPr>
          <w:rFonts w:cs="Arial"/>
          <w:color w:val="FF0000"/>
        </w:rPr>
        <w:t>Was für ein Problem?</w:t>
      </w:r>
    </w:p>
    <w:commentRangeEnd w:id="119"/>
    <w:p w:rsidR="00F11808" w:rsidRDefault="00636188" w:rsidP="00F11808">
      <w:pPr>
        <w:rPr>
          <w:rFonts w:cs="Arial"/>
        </w:rPr>
      </w:pPr>
      <w:r>
        <w:rPr>
          <w:rStyle w:val="Kommentarzeichen"/>
        </w:rPr>
        <w:commentReference w:id="119"/>
      </w:r>
      <w:r w:rsidR="00F11808">
        <w:rPr>
          <w:rFonts w:cs="Arial"/>
        </w:rPr>
        <w:t>Um die Passwortverschlüsselung umzusetzen, musste zunächst eine passende Verschlüsselungsmethode gefunden werden. Anfangs wurde d</w:t>
      </w:r>
      <w:ins w:id="120" w:author="Lukas Huwe" w:date="2015-02-04T18:32:00Z">
        <w:r w:rsidR="00355CAB">
          <w:rPr>
            <w:rFonts w:cs="Arial"/>
          </w:rPr>
          <w:t>as „</w:t>
        </w:r>
        <w:proofErr w:type="spellStart"/>
        <w:r w:rsidR="00355CAB">
          <w:rPr>
            <w:rFonts w:cs="Arial"/>
          </w:rPr>
          <w:t>Cipher</w:t>
        </w:r>
        <w:proofErr w:type="spellEnd"/>
        <w:r w:rsidR="00355CAB">
          <w:rPr>
            <w:rFonts w:cs="Arial"/>
          </w:rPr>
          <w:t>“-</w:t>
        </w:r>
        <w:proofErr w:type="spellStart"/>
        <w:r w:rsidR="00355CAB">
          <w:rPr>
            <w:rFonts w:cs="Arial"/>
          </w:rPr>
          <w:t>Package</w:t>
        </w:r>
        <w:proofErr w:type="spellEnd"/>
        <w:r w:rsidR="00355CAB">
          <w:rPr>
            <w:rFonts w:cs="Arial"/>
          </w:rPr>
          <w:t xml:space="preserve"> </w:t>
        </w:r>
      </w:ins>
      <w:del w:id="121" w:author="Lukas Huwe" w:date="2015-02-04T18:32:00Z">
        <w:r w:rsidR="00F11808" w:rsidDel="00355CAB">
          <w:rPr>
            <w:rFonts w:cs="Arial"/>
          </w:rPr>
          <w:delText xml:space="preserve">ie „Cipher“-Verschlüsselung </w:delText>
        </w:r>
      </w:del>
      <w:r w:rsidR="00F11808">
        <w:rPr>
          <w:rFonts w:cs="Arial"/>
        </w:rPr>
        <w:t>aus der Java API ins Auge gefasst.</w:t>
      </w:r>
      <w:ins w:id="122" w:author="Lukas Huwe" w:date="2015-02-04T18:33:00Z">
        <w:r w:rsidR="00355CAB">
          <w:rPr>
            <w:rFonts w:cs="Arial"/>
          </w:rPr>
          <w:t xml:space="preserve"> Darin enthalten sind einige Methoden um gängige Verschlüsselungsverfahren, wie AES</w:t>
        </w:r>
      </w:ins>
      <w:ins w:id="123" w:author="Lukas Huwe" w:date="2015-02-04T18:34:00Z">
        <w:r w:rsidR="00853502">
          <w:rPr>
            <w:rFonts w:cs="Arial"/>
          </w:rPr>
          <w:t xml:space="preserve"> (</w:t>
        </w:r>
        <w:proofErr w:type="spellStart"/>
        <w:r w:rsidR="00853502">
          <w:rPr>
            <w:rFonts w:cs="Arial"/>
          </w:rPr>
          <w:t>Advanced</w:t>
        </w:r>
        <w:proofErr w:type="spellEnd"/>
        <w:r w:rsidR="00853502">
          <w:rPr>
            <w:rFonts w:cs="Arial"/>
          </w:rPr>
          <w:t xml:space="preserve"> Encryption Standard)</w:t>
        </w:r>
      </w:ins>
      <w:ins w:id="124" w:author="Lukas Huwe" w:date="2015-02-04T18:33:00Z">
        <w:r w:rsidR="00355CAB">
          <w:rPr>
            <w:rFonts w:cs="Arial"/>
          </w:rPr>
          <w:t xml:space="preserve">, DES oder RSA zu </w:t>
        </w:r>
        <w:del w:id="125" w:author="Kerkhoff" w:date="2015-02-05T20:15:00Z">
          <w:r w:rsidR="00355CAB" w:rsidDel="00636188">
            <w:rPr>
              <w:rFonts w:cs="Arial"/>
            </w:rPr>
            <w:delText>implementieren</w:delText>
          </w:r>
        </w:del>
      </w:ins>
      <w:ins w:id="126" w:author="Kerkhoff" w:date="2015-02-05T20:15:00Z">
        <w:r>
          <w:rPr>
            <w:rFonts w:cs="Arial"/>
          </w:rPr>
          <w:t>nutzen</w:t>
        </w:r>
      </w:ins>
      <w:ins w:id="127" w:author="Lukas Huwe" w:date="2015-02-04T18:33:00Z">
        <w:r w:rsidR="00355CAB">
          <w:rPr>
            <w:rFonts w:cs="Arial"/>
          </w:rPr>
          <w:t>. Im Zuge des Projektes entschied man sich anfänglich für die AES-Verschlüsselung.</w:t>
        </w:r>
      </w:ins>
      <w:r w:rsidR="00F11808">
        <w:rPr>
          <w:rFonts w:cs="Arial"/>
        </w:rPr>
        <w:t xml:space="preserve"> Damit ergab sich die Herausforderung, dass der Key sehr lang sein musste. Erste Idee war es, das eingegebene Masterpasswort zu verlängern, indem man es wiederholt, was auch funktionierte. </w:t>
      </w:r>
      <w:commentRangeStart w:id="128"/>
      <w:r w:rsidR="00F11808">
        <w:rPr>
          <w:rFonts w:cs="Arial"/>
        </w:rPr>
        <w:t>Dies war aber noch nicht die favorisierte Lösung</w:t>
      </w:r>
      <w:commentRangeEnd w:id="128"/>
      <w:r>
        <w:rPr>
          <w:rStyle w:val="Kommentarzeichen"/>
        </w:rPr>
        <w:commentReference w:id="128"/>
      </w:r>
      <w:r w:rsidR="00F11808">
        <w:rPr>
          <w:rFonts w:cs="Arial"/>
        </w:rPr>
        <w:t xml:space="preserve">. </w:t>
      </w:r>
      <w:del w:id="129" w:author="Lukas Huwe" w:date="2015-02-04T18:34:00Z">
        <w:r w:rsidR="00F11808" w:rsidDel="00853502">
          <w:rPr>
            <w:rFonts w:cs="Arial"/>
          </w:rPr>
          <w:delText xml:space="preserve">Als nächstes wurde die Blockchiffre „AES“ (Advanced Encryption Standard) betrachtet. </w:delText>
        </w:r>
      </w:del>
      <w:ins w:id="130" w:author="Lukas Huwe" w:date="2015-02-04T18:34:00Z">
        <w:r w:rsidR="00853502">
          <w:rPr>
            <w:rFonts w:cs="Arial"/>
          </w:rPr>
          <w:t xml:space="preserve">Danach war die </w:t>
        </w:r>
        <w:commentRangeStart w:id="131"/>
        <w:r w:rsidR="00853502">
          <w:rPr>
            <w:rFonts w:cs="Arial"/>
          </w:rPr>
          <w:t xml:space="preserve">Segmentierung </w:t>
        </w:r>
      </w:ins>
      <w:commentRangeEnd w:id="131"/>
      <w:r>
        <w:rPr>
          <w:rStyle w:val="Kommentarzeichen"/>
        </w:rPr>
        <w:commentReference w:id="131"/>
      </w:r>
      <w:ins w:id="132" w:author="Lukas Huwe" w:date="2015-02-04T18:34:00Z">
        <w:r w:rsidR="00853502">
          <w:rPr>
            <w:rFonts w:cs="Arial"/>
          </w:rPr>
          <w:t xml:space="preserve">der Passwörter ein Problem. </w:t>
        </w:r>
      </w:ins>
      <w:r w:rsidR="00F11808">
        <w:rPr>
          <w:rFonts w:cs="Arial"/>
        </w:rPr>
        <w:t xml:space="preserve">Hier müssen die zu verschlüsselnden Pakete ebenfalls eine bestimmte Mindestlänge haben. Da eine schnelle Lösung zur Festlegung der Paketgrößen fehlte, wurde die AES-Verschlüsselung </w:t>
      </w:r>
      <w:del w:id="133" w:author="Lukas Huwe" w:date="2015-02-04T18:34:00Z">
        <w:r w:rsidR="00F11808" w:rsidDel="00853502">
          <w:rPr>
            <w:rFonts w:cs="Arial"/>
          </w:rPr>
          <w:delText xml:space="preserve">ebenfalls </w:delText>
        </w:r>
      </w:del>
      <w:r w:rsidR="00F11808">
        <w:rPr>
          <w:rFonts w:cs="Arial"/>
        </w:rPr>
        <w:t xml:space="preserve">verworfen. Schlussendlich fiel die Wahl auf die simplere </w:t>
      </w:r>
      <w:proofErr w:type="spellStart"/>
      <w:r w:rsidR="00F11808">
        <w:rPr>
          <w:rFonts w:cs="Arial"/>
        </w:rPr>
        <w:t>Vigenère</w:t>
      </w:r>
      <w:proofErr w:type="spellEnd"/>
      <w:r w:rsidR="00F11808">
        <w:rPr>
          <w:rFonts w:cs="Arial"/>
        </w:rPr>
        <w:t xml:space="preserve">-Verschlüsselung, </w:t>
      </w:r>
      <w:commentRangeStart w:id="134"/>
      <w:r w:rsidR="00F11808">
        <w:rPr>
          <w:rFonts w:cs="Arial"/>
        </w:rPr>
        <w:t>da diese einfacher zu programmieren war</w:t>
      </w:r>
      <w:commentRangeEnd w:id="134"/>
      <w:r>
        <w:rPr>
          <w:rStyle w:val="Kommentarzeichen"/>
        </w:rPr>
        <w:commentReference w:id="134"/>
      </w:r>
      <w:r w:rsidR="00F11808">
        <w:rPr>
          <w:rFonts w:cs="Arial"/>
        </w:rPr>
        <w:t>. Die nächste Hürde bestand darin, dass die verschlüsselten Passwörter in die XML-Datei geschrieben werden mussten und der Zeichensatz vorgab, wie die Buchstaben verschoben wurden. Dabei kam es zu einer Verschiebung auf Grundlage der ASCII Codes, wodurch die Zeichenketten hin und her geparst werden mussten. Weiterhin funktionierte die UTF-8-Kodierung nicht vollständig, daher wurde die vom Android Studio vorgeschlagene Kodierung gewählt.</w:t>
      </w:r>
    </w:p>
    <w:p w:rsidR="00F11808" w:rsidRDefault="00F11808" w:rsidP="00F11808">
      <w:pPr>
        <w:rPr>
          <w:rFonts w:cs="Arial"/>
        </w:rPr>
      </w:pPr>
      <w:r>
        <w:rPr>
          <w:rFonts w:cs="Arial"/>
        </w:rPr>
        <w:lastRenderedPageBreak/>
        <w:t xml:space="preserve">Anschließend wurde sich mit dem Schreiben von Testfällen auseinandergesetzt. Schließlich wurden zwei Testfälle für die Verschlüsselungsmethoden implementiert: Im ersten wird eine Zeichenkette </w:t>
      </w:r>
      <w:proofErr w:type="spellStart"/>
      <w:r>
        <w:rPr>
          <w:rFonts w:cs="Arial"/>
        </w:rPr>
        <w:t>ver</w:t>
      </w:r>
      <w:proofErr w:type="spellEnd"/>
      <w:r>
        <w:rPr>
          <w:rFonts w:cs="Arial"/>
        </w:rPr>
        <w:t>- und wieder entschlüsselt und es wird sichergestellt, dass die entschlüsselte Zeichenkette wieder dem Original entspricht. Dies stellt also sicher, dass ein verschlüsselt gespeichertes Passwort wieder korrekt ausgegeben werden kann. Im zweiten Testfall wird eine Zeichenkette mit einem Schlüssel verschlüsselt und einem anderen wieder entschlüsselt. Dann wird geprüft, ob die entschlüsselte Zeichenkette ungleich der anfangs verschlüsselten ist. Damit wird sichergestellt, dass Passwörter nur mit dem korrekten Masterpasswort wieder ausgelesen werden können. Beide Testfälle konnten erfolgreich ausgeführt werden.</w:t>
      </w:r>
    </w:p>
    <w:p w:rsidR="00F11808" w:rsidRDefault="00F11808" w:rsidP="00F11808">
      <w:pPr>
        <w:rPr>
          <w:rFonts w:cs="Arial"/>
        </w:rPr>
      </w:pPr>
      <w:r>
        <w:rPr>
          <w:rFonts w:cs="Arial"/>
        </w:rPr>
        <w:t xml:space="preserve">Als nächstes wurde noch die Struktur der Pakete im Projekt verändert. Die Klassen, die zuvor alle im Haupt Java-Paket lagen, wurden sinnvoll auf die Pakete </w:t>
      </w:r>
      <w:proofErr w:type="spellStart"/>
      <w:r>
        <w:rPr>
          <w:rFonts w:cs="Arial"/>
          <w:i/>
        </w:rPr>
        <w:t>activities</w:t>
      </w:r>
      <w:proofErr w:type="spellEnd"/>
      <w:r>
        <w:rPr>
          <w:rFonts w:cs="Arial"/>
        </w:rPr>
        <w:t xml:space="preserve"> (für die verschiedenen Masken), </w:t>
      </w:r>
      <w:proofErr w:type="spellStart"/>
      <w:r>
        <w:rPr>
          <w:rFonts w:cs="Arial"/>
          <w:i/>
        </w:rPr>
        <w:t>test</w:t>
      </w:r>
      <w:proofErr w:type="spellEnd"/>
      <w:r>
        <w:rPr>
          <w:rFonts w:cs="Arial"/>
        </w:rPr>
        <w:t xml:space="preserve"> (für die Testklasse) und </w:t>
      </w:r>
      <w:proofErr w:type="spellStart"/>
      <w:r>
        <w:rPr>
          <w:rFonts w:cs="Arial"/>
          <w:i/>
        </w:rPr>
        <w:t>utils</w:t>
      </w:r>
      <w:proofErr w:type="spellEnd"/>
      <w:r>
        <w:rPr>
          <w:rFonts w:cs="Arial"/>
        </w:rPr>
        <w:t xml:space="preserve"> (für die Passwort-Klasse, den </w:t>
      </w:r>
      <w:proofErr w:type="spellStart"/>
      <w:r>
        <w:rPr>
          <w:rFonts w:cs="Arial"/>
        </w:rPr>
        <w:t>SplashScreen</w:t>
      </w:r>
      <w:proofErr w:type="spellEnd"/>
      <w:r>
        <w:rPr>
          <w:rFonts w:cs="Arial"/>
        </w:rPr>
        <w:t xml:space="preserve"> und die Klassen zur Verschlüsselung) aufgeteilt. Dies ist auf Abbildung 5 zu erkennen.</w:t>
      </w:r>
    </w:p>
    <w:p w:rsidR="002749A9" w:rsidRDefault="001502EF">
      <w:pPr>
        <w:keepNext/>
        <w:jc w:val="center"/>
        <w:rPr>
          <w:ins w:id="135" w:author="Lukas Huwe" w:date="2015-02-04T19:35:00Z"/>
        </w:rPr>
        <w:pPrChange w:id="136" w:author="Lukas Huwe" w:date="2015-02-04T19:35:00Z">
          <w:pPr>
            <w:jc w:val="center"/>
          </w:pPr>
        </w:pPrChange>
      </w:pPr>
      <w:commentRangeStart w:id="137"/>
      <w:r w:rsidRPr="001502EF">
        <w:rPr>
          <w:rFonts w:cs="Arial"/>
          <w:noProof/>
          <w:lang w:eastAsia="de-DE"/>
        </w:rPr>
        <w:drawing>
          <wp:inline distT="0" distB="0" distL="0" distR="0">
            <wp:extent cx="2876951" cy="3029373"/>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2876951" cy="3029373"/>
                    </a:xfrm>
                    <a:prstGeom prst="rect">
                      <a:avLst/>
                    </a:prstGeom>
                  </pic:spPr>
                </pic:pic>
              </a:graphicData>
            </a:graphic>
          </wp:inline>
        </w:drawing>
      </w:r>
    </w:p>
    <w:p w:rsidR="002749A9" w:rsidRDefault="00A35044">
      <w:pPr>
        <w:pStyle w:val="Beschriftung"/>
        <w:jc w:val="center"/>
        <w:rPr>
          <w:rFonts w:cs="Arial"/>
        </w:rPr>
        <w:pPrChange w:id="138" w:author="Lukas Huwe" w:date="2015-02-04T19:35:00Z">
          <w:pPr>
            <w:jc w:val="center"/>
          </w:pPr>
        </w:pPrChange>
      </w:pPr>
      <w:bookmarkStart w:id="139" w:name="_Toc410841936"/>
      <w:ins w:id="140" w:author="Lukas Huwe" w:date="2015-02-04T19:35:00Z">
        <w:r>
          <w:t xml:space="preserve">Abbildung </w:t>
        </w:r>
        <w:r w:rsidR="000C5267">
          <w:fldChar w:fldCharType="begin"/>
        </w:r>
        <w:r>
          <w:instrText xml:space="preserve"> SEQ Abbildung \* ARABIC </w:instrText>
        </w:r>
      </w:ins>
      <w:r w:rsidR="000C5267">
        <w:fldChar w:fldCharType="separate"/>
      </w:r>
      <w:ins w:id="141" w:author="Lukas Huwe" w:date="2015-02-04T19:36:00Z">
        <w:r>
          <w:rPr>
            <w:noProof/>
          </w:rPr>
          <w:t>19</w:t>
        </w:r>
      </w:ins>
      <w:ins w:id="142" w:author="Lukas Huwe" w:date="2015-02-04T19:35:00Z">
        <w:r w:rsidR="000C5267">
          <w:fldChar w:fldCharType="end"/>
        </w:r>
        <w:r>
          <w:t>: Neue Paket-Struktur</w:t>
        </w:r>
      </w:ins>
      <w:bookmarkEnd w:id="139"/>
    </w:p>
    <w:p w:rsidR="00F11808" w:rsidDel="00A35044" w:rsidRDefault="00F11808" w:rsidP="00F11808">
      <w:pPr>
        <w:pStyle w:val="Untertitel"/>
        <w:jc w:val="center"/>
        <w:rPr>
          <w:del w:id="143" w:author="Lukas Huwe" w:date="2015-02-04T19:35:00Z"/>
          <w:rFonts w:cs="Arial"/>
          <w:color w:val="auto"/>
        </w:rPr>
      </w:pPr>
      <w:del w:id="144" w:author="Lukas Huwe" w:date="2015-02-04T19:35:00Z">
        <w:r w:rsidDel="00A35044">
          <w:rPr>
            <w:rFonts w:cs="Arial"/>
            <w:color w:val="auto"/>
          </w:rPr>
          <w:delText>Abbildung 13: neue Paket-Struktur</w:delText>
        </w:r>
        <w:commentRangeEnd w:id="137"/>
        <w:r w:rsidR="001502EF" w:rsidDel="00A35044">
          <w:rPr>
            <w:rStyle w:val="Kommentarzeichen"/>
            <w:rFonts w:eastAsiaTheme="minorHAnsi"/>
            <w:color w:val="auto"/>
            <w:spacing w:val="0"/>
          </w:rPr>
          <w:commentReference w:id="137"/>
        </w:r>
      </w:del>
    </w:p>
    <w:p w:rsidR="00F11808" w:rsidRDefault="00F11808" w:rsidP="00F11808">
      <w:pPr>
        <w:rPr>
          <w:rFonts w:cs="Arial"/>
        </w:rPr>
      </w:pPr>
    </w:p>
    <w:p w:rsidR="00F11808" w:rsidRDefault="00F11808" w:rsidP="00F11808">
      <w:pPr>
        <w:rPr>
          <w:rFonts w:cs="Arial"/>
        </w:rPr>
      </w:pPr>
      <w:r>
        <w:rPr>
          <w:rFonts w:cs="Arial"/>
        </w:rPr>
        <w:t xml:space="preserve">Am 17. Januar fand das nächste Treffen zur Vorlesung statt und die aktuelle Lage wurde besprochen. Jeder hat von seiner Umsetzung berichtet und bis auf die Änderung des Masterpassworts und die Unit-Tests wurden alle Funktionen umgesetzt. </w:t>
      </w:r>
    </w:p>
    <w:p w:rsidR="00F11808" w:rsidRDefault="00F11808" w:rsidP="00F11808">
      <w:pPr>
        <w:rPr>
          <w:rFonts w:cs="Arial"/>
        </w:rPr>
      </w:pPr>
      <w:r>
        <w:rPr>
          <w:rFonts w:cs="Arial"/>
        </w:rPr>
        <w:t>Dann wurde erneut geklärt, was im nächsten Schritt, der letzten Stufe, noch umzusetzen war. Das Ändern des Masterpassworts, das Löschen von gespeicherten Passwörtern sowie die Umsetzung der Unit-Tests sollten noch implementiert werden. Daher wurden diese Aufgaben besprochen und auf die Mitglieder aufgeteilt. Daneben sollten sich alle Gruppenmitglieder Notizen zu allen Punkten der bisher groben Gliederung der Dokumentation machen, sodass die Erfahrungen aller möglichst leicht in die Dokumentation einfließen konnten. Als Deadline hierfür wurde der 24. Januar definiert.</w:t>
      </w:r>
    </w:p>
    <w:p w:rsidR="00F11808" w:rsidRDefault="00F11808" w:rsidP="00F11808">
      <w:pPr>
        <w:rPr>
          <w:rFonts w:cs="Arial"/>
        </w:rPr>
      </w:pPr>
      <w:del w:id="145" w:author="Kerkhoff" w:date="2015-02-05T20:22:00Z">
        <w:r w:rsidDel="00636188">
          <w:rPr>
            <w:rFonts w:cs="Arial"/>
          </w:rPr>
          <w:delText>Dies wurde umgesetzt</w:delText>
        </w:r>
      </w:del>
      <w:ins w:id="146" w:author="Kerkhoff" w:date="2015-02-05T20:22:00Z">
        <w:r w:rsidR="00636188">
          <w:rPr>
            <w:rFonts w:cs="Arial"/>
          </w:rPr>
          <w:t>Das Ergebnis dieser letzen Stufe wird folgend beschrieben</w:t>
        </w:r>
      </w:ins>
      <w:r>
        <w:rPr>
          <w:rFonts w:cs="Arial"/>
        </w:rPr>
        <w:t xml:space="preserve">. Bei Eingabe eines neuen Masterpassworts wird die XML-Datei nun mit dem alten </w:t>
      </w:r>
      <w:r>
        <w:rPr>
          <w:rFonts w:cs="Arial"/>
        </w:rPr>
        <w:lastRenderedPageBreak/>
        <w:t xml:space="preserve">Masterpasswort ausgelesen und mit dem neuen verschlüsselt </w:t>
      </w:r>
      <w:ins w:id="147" w:author="Kerkhoff" w:date="2015-02-05T20:22:00Z">
        <w:r w:rsidR="00636188">
          <w:rPr>
            <w:rFonts w:cs="Arial"/>
          </w:rPr>
          <w:t>und wieder in die XML-D</w:t>
        </w:r>
      </w:ins>
      <w:ins w:id="148" w:author="Kerkhoff" w:date="2015-02-05T20:23:00Z">
        <w:r w:rsidR="00636188">
          <w:rPr>
            <w:rFonts w:cs="Arial"/>
          </w:rPr>
          <w:t xml:space="preserve">atei </w:t>
        </w:r>
      </w:ins>
      <w:r>
        <w:rPr>
          <w:rFonts w:cs="Arial"/>
        </w:rPr>
        <w:t>geschrieben</w:t>
      </w:r>
      <w:ins w:id="149" w:author="Kerkhoff" w:date="2015-02-05T20:23:00Z">
        <w:r w:rsidR="00636188">
          <w:rPr>
            <w:rFonts w:cs="Arial"/>
          </w:rPr>
          <w:t>.</w:t>
        </w:r>
      </w:ins>
      <w:r>
        <w:rPr>
          <w:rFonts w:cs="Arial"/>
        </w:rPr>
        <w:t xml:space="preserve"> Außerdem wurden die Buttons auf der Detail-Maske umsortiert, da sie nicht auf allen Testgeräten korrekt angezeigt wurden.</w:t>
      </w:r>
    </w:p>
    <w:p w:rsidR="00F11808" w:rsidRDefault="00F11808" w:rsidP="00F11808">
      <w:pPr>
        <w:rPr>
          <w:rFonts w:cs="Arial"/>
        </w:rPr>
      </w:pPr>
      <w:r>
        <w:rPr>
          <w:rFonts w:cs="Arial"/>
          <w:noProof/>
          <w:lang w:eastAsia="de-DE"/>
        </w:rPr>
        <w:drawing>
          <wp:inline distT="0" distB="0" distL="0" distR="0">
            <wp:extent cx="1695450" cy="2695575"/>
            <wp:effectExtent l="0" t="0" r="0" b="0"/>
            <wp:docPr id="33" name="Grafik 33" descr="Screenshot_2015-01-23-19-4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descr="Screenshot_2015-01-23-19-49-06"/>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95450" cy="2695575"/>
                    </a:xfrm>
                    <a:prstGeom prst="rect">
                      <a:avLst/>
                    </a:prstGeom>
                    <a:noFill/>
                    <a:ln>
                      <a:noFill/>
                    </a:ln>
                  </pic:spPr>
                </pic:pic>
              </a:graphicData>
            </a:graphic>
          </wp:inline>
        </w:drawing>
      </w:r>
      <w:r>
        <w:rPr>
          <w:rFonts w:cs="Arial"/>
        </w:rPr>
        <w:tab/>
      </w:r>
      <w:r>
        <w:rPr>
          <w:rFonts w:cs="Arial"/>
          <w:noProof/>
          <w:lang w:eastAsia="de-DE"/>
        </w:rPr>
        <w:drawing>
          <wp:inline distT="0" distB="0" distL="0" distR="0">
            <wp:extent cx="1704975" cy="2705100"/>
            <wp:effectExtent l="0" t="0" r="0" b="0"/>
            <wp:docPr id="32" name="Grafik 32" descr="Screenshot_2015-01-23-19-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Screenshot_2015-01-23-19-51-12"/>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04975" cy="2705100"/>
                    </a:xfrm>
                    <a:prstGeom prst="rect">
                      <a:avLst/>
                    </a:prstGeom>
                    <a:noFill/>
                    <a:ln>
                      <a:noFill/>
                    </a:ln>
                  </pic:spPr>
                </pic:pic>
              </a:graphicData>
            </a:graphic>
          </wp:inline>
        </w:drawing>
      </w:r>
      <w:r>
        <w:rPr>
          <w:rFonts w:cs="Arial"/>
        </w:rPr>
        <w:tab/>
      </w:r>
      <w:r>
        <w:rPr>
          <w:rFonts w:cs="Arial"/>
          <w:noProof/>
          <w:lang w:eastAsia="de-DE"/>
        </w:rPr>
        <w:drawing>
          <wp:inline distT="0" distB="0" distL="0" distR="0">
            <wp:extent cx="1714500" cy="2724150"/>
            <wp:effectExtent l="0" t="0" r="0" b="0"/>
            <wp:docPr id="31" name="Grafik 31" descr="Screenshot_2015-01-23-19-5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descr="Screenshot_2015-01-23-19-51-18"/>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14500" cy="2724150"/>
                    </a:xfrm>
                    <a:prstGeom prst="rect">
                      <a:avLst/>
                    </a:prstGeom>
                    <a:noFill/>
                    <a:ln>
                      <a:noFill/>
                    </a:ln>
                  </pic:spPr>
                </pic:pic>
              </a:graphicData>
            </a:graphic>
          </wp:inline>
        </w:drawing>
      </w:r>
    </w:p>
    <w:p w:rsidR="00F11808" w:rsidRDefault="00F11808" w:rsidP="00F11808">
      <w:pPr>
        <w:rPr>
          <w:rFonts w:cs="Arial"/>
        </w:rPr>
      </w:pPr>
      <w:r>
        <w:rPr>
          <w:rFonts w:cs="Arial"/>
          <w:noProof/>
          <w:lang w:eastAsia="de-DE"/>
        </w:rPr>
        <w:drawing>
          <wp:inline distT="0" distB="0" distL="0" distR="0">
            <wp:extent cx="1752600" cy="2781300"/>
            <wp:effectExtent l="0" t="0" r="0" b="0"/>
            <wp:docPr id="30" name="Grafik 30" descr="Screenshot_2015-01-23-19-5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descr="Screenshot_2015-01-23-19-51-29"/>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52600" cy="2781300"/>
                    </a:xfrm>
                    <a:prstGeom prst="rect">
                      <a:avLst/>
                    </a:prstGeom>
                    <a:noFill/>
                    <a:ln>
                      <a:noFill/>
                    </a:ln>
                  </pic:spPr>
                </pic:pic>
              </a:graphicData>
            </a:graphic>
          </wp:inline>
        </w:drawing>
      </w:r>
      <w:r>
        <w:rPr>
          <w:rFonts w:cs="Arial"/>
        </w:rPr>
        <w:tab/>
      </w:r>
      <w:r>
        <w:rPr>
          <w:rFonts w:cs="Arial"/>
          <w:noProof/>
          <w:lang w:eastAsia="de-DE"/>
        </w:rPr>
        <w:drawing>
          <wp:inline distT="0" distB="0" distL="0" distR="0">
            <wp:extent cx="1752600" cy="2790825"/>
            <wp:effectExtent l="0" t="0" r="0" b="0"/>
            <wp:docPr id="29" name="Grafik 29" descr="Screenshot_2015-01-23-19-5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descr="Screenshot_2015-01-23-19-52-51"/>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52600" cy="2790825"/>
                    </a:xfrm>
                    <a:prstGeom prst="rect">
                      <a:avLst/>
                    </a:prstGeom>
                    <a:noFill/>
                    <a:ln>
                      <a:noFill/>
                    </a:ln>
                  </pic:spPr>
                </pic:pic>
              </a:graphicData>
            </a:graphic>
          </wp:inline>
        </w:drawing>
      </w:r>
      <w:r>
        <w:rPr>
          <w:rFonts w:cs="Arial"/>
        </w:rPr>
        <w:tab/>
      </w:r>
      <w:r>
        <w:rPr>
          <w:rFonts w:cs="Arial"/>
          <w:noProof/>
          <w:lang w:eastAsia="de-DE"/>
        </w:rPr>
        <w:drawing>
          <wp:inline distT="0" distB="0" distL="0" distR="0">
            <wp:extent cx="1752600" cy="2781300"/>
            <wp:effectExtent l="0" t="0" r="0" b="0"/>
            <wp:docPr id="28" name="Grafik 28" descr="Screenshot_2015-01-23-19-5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descr="Screenshot_2015-01-23-19-52-57"/>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52600" cy="2781300"/>
                    </a:xfrm>
                    <a:prstGeom prst="rect">
                      <a:avLst/>
                    </a:prstGeom>
                    <a:noFill/>
                    <a:ln>
                      <a:noFill/>
                    </a:ln>
                  </pic:spPr>
                </pic:pic>
              </a:graphicData>
            </a:graphic>
          </wp:inline>
        </w:drawing>
      </w:r>
      <w:r>
        <w:rPr>
          <w:rFonts w:cs="Arial"/>
        </w:rPr>
        <w:tab/>
      </w:r>
    </w:p>
    <w:p w:rsidR="002749A9" w:rsidRDefault="00F11808">
      <w:pPr>
        <w:keepNext/>
        <w:rPr>
          <w:ins w:id="150" w:author="Lukas Huwe" w:date="2015-02-04T19:36:00Z"/>
        </w:rPr>
        <w:pPrChange w:id="151" w:author="Lukas Huwe" w:date="2015-02-04T19:36:00Z">
          <w:pPr/>
        </w:pPrChange>
      </w:pPr>
      <w:r>
        <w:rPr>
          <w:rFonts w:cs="Arial"/>
          <w:noProof/>
          <w:lang w:eastAsia="de-DE"/>
        </w:rPr>
        <w:lastRenderedPageBreak/>
        <w:drawing>
          <wp:inline distT="0" distB="0" distL="0" distR="0">
            <wp:extent cx="1762125" cy="2790825"/>
            <wp:effectExtent l="0" t="0" r="0" b="0"/>
            <wp:docPr id="27" name="Grafik 27" descr="Screenshot_2015-01-23-19-5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descr="Screenshot_2015-01-23-19-51-37"/>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62125" cy="2790825"/>
                    </a:xfrm>
                    <a:prstGeom prst="rect">
                      <a:avLst/>
                    </a:prstGeom>
                    <a:noFill/>
                    <a:ln>
                      <a:noFill/>
                    </a:ln>
                  </pic:spPr>
                </pic:pic>
              </a:graphicData>
            </a:graphic>
          </wp:inline>
        </w:drawing>
      </w:r>
      <w:r>
        <w:rPr>
          <w:rFonts w:cs="Arial"/>
        </w:rPr>
        <w:tab/>
      </w:r>
      <w:r>
        <w:rPr>
          <w:rFonts w:cs="Arial"/>
          <w:noProof/>
          <w:lang w:eastAsia="de-DE"/>
        </w:rPr>
        <w:drawing>
          <wp:inline distT="0" distB="0" distL="0" distR="0">
            <wp:extent cx="1743075" cy="2771775"/>
            <wp:effectExtent l="0" t="0" r="0" b="0"/>
            <wp:docPr id="26" name="Grafik 26" descr="Screenshot_2015-01-23-19-5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descr="Screenshot_2015-01-23-19-52-20"/>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43075" cy="2771775"/>
                    </a:xfrm>
                    <a:prstGeom prst="rect">
                      <a:avLst/>
                    </a:prstGeom>
                    <a:noFill/>
                    <a:ln>
                      <a:noFill/>
                    </a:ln>
                  </pic:spPr>
                </pic:pic>
              </a:graphicData>
            </a:graphic>
          </wp:inline>
        </w:drawing>
      </w:r>
    </w:p>
    <w:p w:rsidR="002749A9" w:rsidRDefault="00A35044">
      <w:pPr>
        <w:pStyle w:val="Beschriftung"/>
        <w:rPr>
          <w:rFonts w:cs="Arial"/>
        </w:rPr>
        <w:pPrChange w:id="152" w:author="Lukas Huwe" w:date="2015-02-04T19:36:00Z">
          <w:pPr/>
        </w:pPrChange>
      </w:pPr>
      <w:bookmarkStart w:id="153" w:name="_Toc410841937"/>
      <w:ins w:id="154" w:author="Lukas Huwe" w:date="2015-02-04T19:36:00Z">
        <w:r>
          <w:t xml:space="preserve">Abbildung </w:t>
        </w:r>
        <w:r w:rsidR="000C5267">
          <w:fldChar w:fldCharType="begin"/>
        </w:r>
        <w:r>
          <w:instrText xml:space="preserve"> SEQ Abbildung \* ARABIC </w:instrText>
        </w:r>
      </w:ins>
      <w:r w:rsidR="000C5267">
        <w:fldChar w:fldCharType="separate"/>
      </w:r>
      <w:ins w:id="155" w:author="Lukas Huwe" w:date="2015-02-04T19:36:00Z">
        <w:r>
          <w:rPr>
            <w:noProof/>
          </w:rPr>
          <w:t>20</w:t>
        </w:r>
        <w:r w:rsidR="000C5267">
          <w:fldChar w:fldCharType="end"/>
        </w:r>
        <w:r>
          <w:t>: Ansichten der Endversion</w:t>
        </w:r>
      </w:ins>
      <w:bookmarkEnd w:id="153"/>
    </w:p>
    <w:p w:rsidR="00F11808" w:rsidDel="009B00EC" w:rsidRDefault="00F11808" w:rsidP="00F11808">
      <w:pPr>
        <w:pStyle w:val="Untertitel"/>
        <w:rPr>
          <w:del w:id="156" w:author="Lukas Huwe" w:date="2015-02-04T19:38:00Z"/>
        </w:rPr>
      </w:pPr>
      <w:del w:id="157" w:author="Lukas Huwe" w:date="2015-02-04T19:38:00Z">
        <w:r w:rsidDel="009B00EC">
          <w:delText>Abbildung 14 – 21: Ansichten der Endversion</w:delText>
        </w:r>
      </w:del>
    </w:p>
    <w:p w:rsidR="00F11808" w:rsidRDefault="00F11808" w:rsidP="00F11808">
      <w:pPr>
        <w:rPr>
          <w:rFonts w:cs="Arial"/>
        </w:rPr>
      </w:pPr>
      <w:r>
        <w:rPr>
          <w:rFonts w:cs="Arial"/>
        </w:rPr>
        <w:t>Insgesamt wurde also ein inkrementelles Vorgehen zur Entwicklung der App gewählt. Die Meilensteine wurden dabei grob nach den Veranstaltungen in Software Engineering ausgerichtet.</w:t>
      </w:r>
    </w:p>
    <w:p w:rsidR="00F11808" w:rsidRDefault="00F11808" w:rsidP="00F11808">
      <w:pPr>
        <w:rPr>
          <w:rFonts w:cs="Arial"/>
        </w:rPr>
      </w:pPr>
      <w:r>
        <w:rPr>
          <w:rFonts w:cs="Arial"/>
        </w:rPr>
        <w:t xml:space="preserve">Vergleicht man das Projektergebnis mit den anfangs definierten Anforderungen, lässt sich feststellen, dass einige Punkte nicht umgesetzt wurden. Beispielsweise ist es bei der Generierung von Passwörtern derzeitig nicht möglich, die zu verwendende Zeichenmenge und die Länge des Passworts anzugeben. Dies wurde nicht umgesetzt, da die Daten zur Generierung von Passwörtern über die Laufzeit der App hinaus in eine zusätzliche Datei mit Einstellungen geschrieben und hieraus wieder gelesen werden müssten und dies zu umfangreich geworden wäre. Da es neben diesen Einstellungen keine weiteren gab wurde eine feste Zeichenmenge mit Klein-, Großbuchstaben, Sonderzeichen und Zahlen gewählt und die Länge des Passworts fest auf 16 gesetzt. Des Weiteren wurde die Ampel zur Anzeige der Passwortsicherheit nicht implementiert. Dies wäre lediglich bei manuell erstellten Passwörtern sinnvoll, wenn ein möglicher Angreifer weiß, dass ein bestimmtes Passwort manuell erstellt wurde. In diesem Fall ist ein </w:t>
      </w:r>
      <w:proofErr w:type="spellStart"/>
      <w:r>
        <w:rPr>
          <w:rFonts w:cs="Arial"/>
        </w:rPr>
        <w:t>Brute</w:t>
      </w:r>
      <w:proofErr w:type="spellEnd"/>
      <w:r>
        <w:rPr>
          <w:rFonts w:cs="Arial"/>
        </w:rPr>
        <w:t>-Force Angriff oder sogar ein Wörterbuchangriff durch Erraten des Masterpassworts möglich. Wenn das zuvor manuell erstellte Passwort nicht kryptisch ist und einen Sinn ergibt, ist mit hoher Wahrscheinlichkeit das Masterpasswort gefunden und somit sind alle anderen Passwörter auch unsicher. Ein direkter Angriff auf das Masterpasswort bringt nichts, da ein Angreifer keine Rückmeldung zur Korrektheit des Passworts erhält. Das beschriebene Szenario stellt allerdings eine Randsituation dar, weshalb dieses Feature nicht implementiert wurde.</w:t>
      </w:r>
    </w:p>
    <w:p w:rsidR="00F11808" w:rsidRDefault="00F11808" w:rsidP="00F11808">
      <w:pPr>
        <w:rPr>
          <w:rFonts w:cs="Arial"/>
        </w:rPr>
      </w:pPr>
      <w:r>
        <w:rPr>
          <w:rFonts w:cs="Arial"/>
        </w:rPr>
        <w:t xml:space="preserve">Eine andere nicht umgesetzte Anforderung ist, dass in die Zwischenablage übernommene Passwörter nach einer bestimmten Zeit wieder daraus gelöscht werden sollten. Da dies nicht zu den Hauptfunktionen der </w:t>
      </w:r>
      <w:proofErr w:type="spellStart"/>
      <w:r>
        <w:rPr>
          <w:rFonts w:cs="Arial"/>
        </w:rPr>
        <w:t>App</w:t>
      </w:r>
      <w:proofErr w:type="spellEnd"/>
      <w:r>
        <w:rPr>
          <w:rFonts w:cs="Arial"/>
        </w:rPr>
        <w:t xml:space="preserve"> gehört, wurde </w:t>
      </w:r>
      <w:del w:id="158" w:author="Kerkhoff" w:date="2015-02-05T20:25:00Z">
        <w:r w:rsidDel="0031658B">
          <w:rPr>
            <w:rFonts w:cs="Arial"/>
          </w:rPr>
          <w:delText xml:space="preserve">es </w:delText>
        </w:r>
      </w:del>
      <w:ins w:id="159" w:author="Kerkhoff" w:date="2015-02-05T20:25:00Z">
        <w:r w:rsidR="0031658B">
          <w:rPr>
            <w:rFonts w:cs="Arial"/>
          </w:rPr>
          <w:t>dies</w:t>
        </w:r>
        <w:r w:rsidR="0031658B">
          <w:rPr>
            <w:rFonts w:cs="Arial"/>
          </w:rPr>
          <w:t xml:space="preserve"> </w:t>
        </w:r>
      </w:ins>
      <w:r>
        <w:rPr>
          <w:rFonts w:cs="Arial"/>
        </w:rPr>
        <w:t xml:space="preserve">niedrig priorisiert und </w:t>
      </w:r>
      <w:del w:id="160" w:author="Kerkhoff" w:date="2015-02-05T20:25:00Z">
        <w:r w:rsidDel="0031658B">
          <w:rPr>
            <w:rFonts w:cs="Arial"/>
          </w:rPr>
          <w:delText>konnte es im zeitlichen Rahmen nicht mehr umgesetzt werden.</w:delText>
        </w:r>
      </w:del>
      <w:ins w:id="161" w:author="Kerkhoff" w:date="2015-02-05T20:25:00Z">
        <w:r w:rsidR="0031658B">
          <w:rPr>
            <w:rFonts w:cs="Arial"/>
          </w:rPr>
          <w:t>somit nicht mehr umgesetzt.</w:t>
        </w:r>
      </w:ins>
    </w:p>
    <w:p w:rsidR="00AB7937" w:rsidRPr="0068045B" w:rsidRDefault="00F11808" w:rsidP="00DF64D9">
      <w:pPr>
        <w:rPr>
          <w:rFonts w:cs="Arial"/>
        </w:rPr>
      </w:pPr>
      <w:r>
        <w:rPr>
          <w:rFonts w:cs="Arial"/>
        </w:rPr>
        <w:t xml:space="preserve">Des Weiteren wurde im Lastenheft definiert, dass man zum Ändern und Löschen der Passwörter ein Bearbeitungspasswort eingeben müsste. Dies wurde nicht umgesetzt, da entschieden wurde, dass das Merken eines zweiten Passworts für den User möglicherweise als zu lästig empfunden würde. </w:t>
      </w:r>
      <w:commentRangeStart w:id="162"/>
      <w:commentRangeStart w:id="163"/>
      <w:commentRangeStart w:id="164"/>
      <w:r>
        <w:rPr>
          <w:rFonts w:cs="Arial"/>
        </w:rPr>
        <w:t>Sofern der Benutzer die XML-Dateien mit den verschlüsselten Passwörtern regelmäßig sichert, kann er sich selbst davor schützen, dass keine Passwörter verloren gehen</w:t>
      </w:r>
      <w:commentRangeEnd w:id="162"/>
      <w:r w:rsidR="001502EF">
        <w:rPr>
          <w:rStyle w:val="Kommentarzeichen"/>
        </w:rPr>
        <w:commentReference w:id="162"/>
      </w:r>
      <w:commentRangeEnd w:id="163"/>
      <w:commentRangeEnd w:id="164"/>
      <w:r w:rsidR="0031658B">
        <w:rPr>
          <w:rStyle w:val="Kommentarzeichen"/>
        </w:rPr>
        <w:commentReference w:id="164"/>
      </w:r>
      <w:r w:rsidR="00853502">
        <w:rPr>
          <w:rStyle w:val="Kommentarzeichen"/>
        </w:rPr>
        <w:commentReference w:id="163"/>
      </w:r>
      <w:r>
        <w:rPr>
          <w:rFonts w:cs="Arial"/>
        </w:rPr>
        <w:t xml:space="preserve">. Außerdem sei erwähnt, dass die App für die Verwendung </w:t>
      </w:r>
      <w:r>
        <w:rPr>
          <w:rFonts w:cs="Arial"/>
        </w:rPr>
        <w:lastRenderedPageBreak/>
        <w:t>auf einem Smartphone optimiert ist. Da der Fokus auf Mobilität gelegt wurde und Smartphones häufiger mobil zur Hand sind als Tablets, wurde die Verwendung auf Tablets weniger betrachtet.</w:t>
      </w:r>
    </w:p>
    <w:p w:rsidR="00AB7937" w:rsidRPr="0068045B" w:rsidRDefault="00AB7937" w:rsidP="00DF64D9">
      <w:pPr>
        <w:rPr>
          <w:rFonts w:cs="Arial"/>
        </w:rPr>
      </w:pPr>
    </w:p>
    <w:p w:rsidR="00632A46" w:rsidRPr="00EC0A9D" w:rsidRDefault="00632A46" w:rsidP="00632A46">
      <w:pPr>
        <w:pStyle w:val="berschrift1"/>
        <w:numPr>
          <w:ilvl w:val="0"/>
          <w:numId w:val="7"/>
        </w:numPr>
        <w:rPr>
          <w:rFonts w:ascii="Arial" w:hAnsi="Arial" w:cs="Arial"/>
        </w:rPr>
      </w:pPr>
      <w:bookmarkStart w:id="165" w:name="_Toc410842094"/>
      <w:r w:rsidRPr="00EC0A9D">
        <w:rPr>
          <w:rFonts w:ascii="Arial" w:hAnsi="Arial" w:cs="Arial"/>
        </w:rPr>
        <w:t>Bewertung</w:t>
      </w:r>
      <w:bookmarkStart w:id="166" w:name="_GoBack"/>
      <w:bookmarkEnd w:id="165"/>
      <w:bookmarkEnd w:id="166"/>
    </w:p>
    <w:p w:rsidR="00632A46" w:rsidRPr="00EC0A9D" w:rsidRDefault="00632A46" w:rsidP="00632A46">
      <w:pPr>
        <w:pStyle w:val="berschrift1"/>
        <w:numPr>
          <w:ilvl w:val="1"/>
          <w:numId w:val="7"/>
        </w:numPr>
        <w:rPr>
          <w:rFonts w:ascii="Arial" w:hAnsi="Arial" w:cs="Arial"/>
        </w:rPr>
      </w:pPr>
      <w:bookmarkStart w:id="167" w:name="_Toc410842095"/>
      <w:r w:rsidRPr="00EC0A9D">
        <w:rPr>
          <w:rFonts w:ascii="Arial" w:hAnsi="Arial" w:cs="Arial"/>
        </w:rPr>
        <w:t>Bewertung der Werkzeuge</w:t>
      </w:r>
      <w:bookmarkEnd w:id="167"/>
    </w:p>
    <w:p w:rsidR="00632A46" w:rsidRDefault="00E5370F" w:rsidP="00632A46">
      <w:pPr>
        <w:pStyle w:val="berschrift1"/>
        <w:numPr>
          <w:ilvl w:val="2"/>
          <w:numId w:val="7"/>
        </w:numPr>
        <w:rPr>
          <w:rFonts w:ascii="Arial" w:hAnsi="Arial" w:cs="Arial"/>
        </w:rPr>
      </w:pPr>
      <w:r>
        <w:rPr>
          <w:rFonts w:ascii="Arial" w:hAnsi="Arial" w:cs="Arial"/>
        </w:rPr>
        <w:t xml:space="preserve"> </w:t>
      </w:r>
      <w:bookmarkStart w:id="168" w:name="_Toc410842096"/>
      <w:proofErr w:type="spellStart"/>
      <w:r w:rsidR="00632A46" w:rsidRPr="00EC0A9D">
        <w:rPr>
          <w:rFonts w:ascii="Arial" w:hAnsi="Arial" w:cs="Arial"/>
        </w:rPr>
        <w:t>GitHub</w:t>
      </w:r>
      <w:bookmarkEnd w:id="168"/>
      <w:proofErr w:type="spellEnd"/>
    </w:p>
    <w:p w:rsidR="00DB2394" w:rsidRDefault="00412D1D" w:rsidP="00412D1D">
      <w:pPr>
        <w:spacing w:line="257" w:lineRule="auto"/>
      </w:pPr>
      <w:r>
        <w:t>Drei der vier Projektbeteiligten</w:t>
      </w:r>
      <w:r w:rsidR="00845662">
        <w:t xml:space="preserve"> </w:t>
      </w:r>
      <w:r>
        <w:t xml:space="preserve">haben </w:t>
      </w:r>
      <w:r w:rsidR="00845662">
        <w:t xml:space="preserve">im </w:t>
      </w:r>
      <w:del w:id="169" w:author="Kerkhoff" w:date="2015-02-05T20:28:00Z">
        <w:r w:rsidR="00845662" w:rsidDel="0031658B">
          <w:delText xml:space="preserve">Vorhinein </w:delText>
        </w:r>
      </w:del>
      <w:ins w:id="170" w:author="Kerkhoff" w:date="2015-02-05T20:28:00Z">
        <w:r w:rsidR="0031658B">
          <w:t>Vorfeld</w:t>
        </w:r>
        <w:r w:rsidR="0031658B">
          <w:t xml:space="preserve"> </w:t>
        </w:r>
      </w:ins>
      <w:r w:rsidR="003634E7">
        <w:t>noch nicht</w:t>
      </w:r>
      <w:r w:rsidR="00845662">
        <w:t xml:space="preserve"> mit </w:t>
      </w:r>
      <w:proofErr w:type="spellStart"/>
      <w:r w:rsidR="00845662">
        <w:t>Git</w:t>
      </w:r>
      <w:proofErr w:type="spellEnd"/>
      <w:r w:rsidR="00845662">
        <w:t xml:space="preserve"> gearbeitet. Da allerdings die gesamte Gruppe Subversion kannte, </w:t>
      </w:r>
      <w:del w:id="171" w:author="Kerkhoff" w:date="2015-02-05T20:28:00Z">
        <w:r w:rsidR="00845662" w:rsidDel="0031658B">
          <w:delText xml:space="preserve">hatten </w:delText>
        </w:r>
      </w:del>
      <w:ins w:id="172" w:author="Kerkhoff" w:date="2015-02-05T20:28:00Z">
        <w:r w:rsidR="0031658B">
          <w:t>haben</w:t>
        </w:r>
        <w:r w:rsidR="0031658B">
          <w:t xml:space="preserve"> </w:t>
        </w:r>
      </w:ins>
      <w:r w:rsidR="00845662">
        <w:t xml:space="preserve">wir uns schnell für </w:t>
      </w:r>
      <w:proofErr w:type="spellStart"/>
      <w:r w:rsidR="00845662">
        <w:t>Git</w:t>
      </w:r>
      <w:proofErr w:type="spellEnd"/>
      <w:r w:rsidR="00845662">
        <w:t xml:space="preserve"> entschieden, </w:t>
      </w:r>
      <w:del w:id="173" w:author="Kerkhoff" w:date="2015-02-05T20:28:00Z">
        <w:r w:rsidR="00845662" w:rsidDel="0031658B">
          <w:delText>einfach um die Möglichkeit zu nutzen und etwas Neues kennen zu lernen</w:delText>
        </w:r>
      </w:del>
      <w:ins w:id="174" w:author="Kerkhoff" w:date="2015-02-05T20:28:00Z">
        <w:r w:rsidR="0031658B">
          <w:t xml:space="preserve">um die Möglichkeit nutzen zu können etwas </w:t>
        </w:r>
        <w:proofErr w:type="gramStart"/>
        <w:r w:rsidR="0031658B">
          <w:t>neues</w:t>
        </w:r>
        <w:proofErr w:type="gramEnd"/>
        <w:r w:rsidR="0031658B">
          <w:t xml:space="preserve"> kennen zu lernen</w:t>
        </w:r>
      </w:ins>
      <w:r w:rsidR="00845662">
        <w:t>.</w:t>
      </w:r>
      <w:r w:rsidR="00DB2394">
        <w:t xml:space="preserve"> Da niemand aus der Gruppe einen extra Server für die Versionsverwaltung installieren </w:t>
      </w:r>
      <w:r w:rsidR="003634E7">
        <w:t>konnte und die Einarbeitung in das Thema zu aufwändig gewesen wäre</w:t>
      </w:r>
      <w:r w:rsidR="00DB2394">
        <w:t>, si</w:t>
      </w:r>
      <w:r w:rsidR="0017540B">
        <w:t>nd wir sehr schnell auf den kostenlosen Dienst</w:t>
      </w:r>
      <w:r w:rsidR="00DB2394">
        <w:t xml:space="preserve"> </w:t>
      </w:r>
      <w:proofErr w:type="spellStart"/>
      <w:r w:rsidR="00DB2394">
        <w:t>GitHub</w:t>
      </w:r>
      <w:proofErr w:type="spellEnd"/>
      <w:r w:rsidR="00DB2394">
        <w:t xml:space="preserve"> gestoßen. Somit </w:t>
      </w:r>
      <w:del w:id="175" w:author="Kerkhoff" w:date="2015-02-05T20:29:00Z">
        <w:r w:rsidR="00DB2394" w:rsidDel="0031658B">
          <w:delText xml:space="preserve">hatten </w:delText>
        </w:r>
      </w:del>
      <w:ins w:id="176" w:author="Kerkhoff" w:date="2015-02-05T20:29:00Z">
        <w:r w:rsidR="0031658B">
          <w:t>haben</w:t>
        </w:r>
        <w:r w:rsidR="0031658B">
          <w:t xml:space="preserve"> </w:t>
        </w:r>
      </w:ins>
      <w:r w:rsidR="00DB2394">
        <w:t xml:space="preserve">wir </w:t>
      </w:r>
      <w:del w:id="177" w:author="Kerkhoff" w:date="2015-02-05T20:29:00Z">
        <w:r w:rsidR="00DB2394" w:rsidDel="0031658B">
          <w:delText xml:space="preserve">schon </w:delText>
        </w:r>
      </w:del>
      <w:ins w:id="178" w:author="Kerkhoff" w:date="2015-02-05T20:29:00Z">
        <w:r w:rsidR="0031658B">
          <w:t>bereits</w:t>
        </w:r>
        <w:r w:rsidR="0031658B">
          <w:t xml:space="preserve"> </w:t>
        </w:r>
      </w:ins>
      <w:r w:rsidR="00DB2394">
        <w:t>am Anfang der Vorlesung ein Repository erstellt und in den Grundzügen verwaltet.</w:t>
      </w:r>
      <w:r w:rsidR="0017540B">
        <w:t xml:space="preserve"> </w:t>
      </w:r>
      <w:r w:rsidR="00DB2394">
        <w:t xml:space="preserve">Sehr praktisch war </w:t>
      </w:r>
      <w:r w:rsidR="0017540B">
        <w:t>dabei</w:t>
      </w:r>
      <w:r w:rsidR="00DB2394">
        <w:t xml:space="preserve">, dass </w:t>
      </w:r>
      <w:proofErr w:type="spellStart"/>
      <w:r w:rsidR="00DB2394">
        <w:t>GitHub</w:t>
      </w:r>
      <w:proofErr w:type="spellEnd"/>
      <w:r w:rsidR="00DB2394">
        <w:t xml:space="preserve"> für bestimmte Arten an Projekten bereits </w:t>
      </w:r>
      <w:commentRangeStart w:id="179"/>
      <w:r w:rsidR="00DB2394">
        <w:t>.</w:t>
      </w:r>
      <w:proofErr w:type="spellStart"/>
      <w:r w:rsidR="00DB2394">
        <w:t>gitignore</w:t>
      </w:r>
      <w:proofErr w:type="spellEnd"/>
      <w:r w:rsidR="00DB2394">
        <w:t xml:space="preserve">-Files </w:t>
      </w:r>
      <w:commentRangeEnd w:id="179"/>
      <w:r w:rsidR="0031658B">
        <w:rPr>
          <w:rStyle w:val="Kommentarzeichen"/>
        </w:rPr>
        <w:commentReference w:id="179"/>
      </w:r>
      <w:r w:rsidR="00DB2394">
        <w:t>liefert, sodass für wir uns darum auch nicht mehr kümmern mussten.</w:t>
      </w:r>
    </w:p>
    <w:p w:rsidR="00DB2394" w:rsidRDefault="00DB1B2F" w:rsidP="00412D1D">
      <w:pPr>
        <w:spacing w:line="257" w:lineRule="auto"/>
      </w:pPr>
      <w:r>
        <w:t>Da wir nur wenige größere Funktionen separat entwickelten, wurde i</w:t>
      </w:r>
      <w:ins w:id="180" w:author="Kerkhoff" w:date="2015-02-05T20:30:00Z">
        <w:r w:rsidR="0031658B">
          <w:t>n der Regel</w:t>
        </w:r>
      </w:ins>
      <w:del w:id="181" w:author="Kerkhoff" w:date="2015-02-05T20:30:00Z">
        <w:r w:rsidDel="0031658B">
          <w:delText>.d.R.</w:delText>
        </w:r>
      </w:del>
      <w:r>
        <w:t xml:space="preserve"> jeder Commit </w:t>
      </w:r>
      <w:del w:id="182" w:author="Kerkhoff" w:date="2015-02-05T20:30:00Z">
        <w:r w:rsidDel="0031658B">
          <w:delText xml:space="preserve">eines </w:delText>
        </w:r>
      </w:del>
      <w:ins w:id="183" w:author="Kerkhoff" w:date="2015-02-05T20:30:00Z">
        <w:r w:rsidR="0031658B">
          <w:t>der</w:t>
        </w:r>
        <w:r w:rsidR="0031658B">
          <w:t xml:space="preserve"> </w:t>
        </w:r>
      </w:ins>
      <w:r>
        <w:t>Projektmitgliede</w:t>
      </w:r>
      <w:ins w:id="184" w:author="Kerkhoff" w:date="2015-02-05T20:30:00Z">
        <w:r w:rsidR="0031658B">
          <w:t>r</w:t>
        </w:r>
      </w:ins>
      <w:del w:id="185" w:author="Kerkhoff" w:date="2015-02-05T20:30:00Z">
        <w:r w:rsidDel="0031658B">
          <w:delText>s</w:delText>
        </w:r>
      </w:del>
      <w:r>
        <w:t xml:space="preserve"> direkt gepusht.</w:t>
      </w:r>
    </w:p>
    <w:p w:rsidR="00632A46" w:rsidRDefault="00E5370F" w:rsidP="00632A46">
      <w:pPr>
        <w:pStyle w:val="berschrift1"/>
        <w:numPr>
          <w:ilvl w:val="2"/>
          <w:numId w:val="7"/>
        </w:numPr>
        <w:rPr>
          <w:rFonts w:ascii="Arial" w:hAnsi="Arial" w:cs="Arial"/>
        </w:rPr>
      </w:pPr>
      <w:r>
        <w:rPr>
          <w:rFonts w:ascii="Arial" w:hAnsi="Arial" w:cs="Arial"/>
        </w:rPr>
        <w:t xml:space="preserve"> </w:t>
      </w:r>
      <w:bookmarkStart w:id="186" w:name="_Toc410842097"/>
      <w:proofErr w:type="spellStart"/>
      <w:r w:rsidR="00632A46" w:rsidRPr="00EC0A9D">
        <w:rPr>
          <w:rFonts w:ascii="Arial" w:hAnsi="Arial" w:cs="Arial"/>
        </w:rPr>
        <w:t>SourceTree</w:t>
      </w:r>
      <w:bookmarkEnd w:id="186"/>
      <w:proofErr w:type="spellEnd"/>
    </w:p>
    <w:p w:rsidR="00E5370F" w:rsidRDefault="0017540B" w:rsidP="00412D1D">
      <w:pPr>
        <w:spacing w:line="257" w:lineRule="auto"/>
      </w:pPr>
      <w:r>
        <w:t xml:space="preserve">Das kostenlose Tool </w:t>
      </w:r>
      <w:proofErr w:type="spellStart"/>
      <w:r>
        <w:t>SourceTree</w:t>
      </w:r>
      <w:proofErr w:type="spellEnd"/>
      <w:r>
        <w:t xml:space="preserve"> eignete sich für unsere Entwicklung sehr gut. Es unterstützt den normalen Ablauf des </w:t>
      </w:r>
      <w:proofErr w:type="spellStart"/>
      <w:r>
        <w:t>Git</w:t>
      </w:r>
      <w:proofErr w:type="spellEnd"/>
      <w:r>
        <w:t>-Servers und bot ein paar Zusatzfunktionen. So gefiel die grafische Darstellung des Projektverlaufes sehr gut und man konnte immer sehr gut nachvollziehen, wann wer welche Änderungen vorgenommen hatte.</w:t>
      </w:r>
      <w:r w:rsidR="00DB1B2F">
        <w:t xml:space="preserve"> Die Nutzung war von Anfang an sehr intuitiv und wenn man die Struktur von </w:t>
      </w:r>
      <w:proofErr w:type="spellStart"/>
      <w:r w:rsidR="00DB1B2F">
        <w:t>Git</w:t>
      </w:r>
      <w:proofErr w:type="spellEnd"/>
      <w:r w:rsidR="00DB1B2F">
        <w:t xml:space="preserve"> verstanden hatte, sehr schnell anzuwenden.</w:t>
      </w:r>
    </w:p>
    <w:p w:rsidR="00DB1B2F" w:rsidRDefault="00DB1B2F" w:rsidP="00412D1D">
      <w:pPr>
        <w:spacing w:line="257" w:lineRule="auto"/>
      </w:pPr>
      <w:r>
        <w:t xml:space="preserve">Leider fehlt </w:t>
      </w:r>
      <w:proofErr w:type="spellStart"/>
      <w:r>
        <w:t>SourceTree</w:t>
      </w:r>
      <w:proofErr w:type="spellEnd"/>
      <w:r>
        <w:t xml:space="preserve"> eine </w:t>
      </w:r>
      <w:proofErr w:type="spellStart"/>
      <w:r>
        <w:t>Merging</w:t>
      </w:r>
      <w:proofErr w:type="spellEnd"/>
      <w:r>
        <w:t xml:space="preserve">-Funktion, so war es teilweise etwas kompliziert verschiedene Stände zusammen zu führen. Da wir allerdings nur auf einem </w:t>
      </w:r>
      <w:proofErr w:type="spellStart"/>
      <w:r>
        <w:t>Branch</w:t>
      </w:r>
      <w:proofErr w:type="spellEnd"/>
      <w:r>
        <w:t xml:space="preserve"> entwickelten und die Programmierung sehr wenige Überschneidungen bot, gab es nicht viele Konflikte.</w:t>
      </w:r>
    </w:p>
    <w:p w:rsidR="00DB1B2F" w:rsidRDefault="00DB1B2F" w:rsidP="00412D1D">
      <w:pPr>
        <w:spacing w:line="257" w:lineRule="auto"/>
      </w:pPr>
      <w:r>
        <w:t xml:space="preserve">Wir nutzen nicht alle Funktionen des Programms, so unterstützt </w:t>
      </w:r>
      <w:proofErr w:type="spellStart"/>
      <w:r>
        <w:t>SourceTree</w:t>
      </w:r>
      <w:proofErr w:type="spellEnd"/>
      <w:r>
        <w:t xml:space="preserve"> zum Beispiel </w:t>
      </w:r>
      <w:proofErr w:type="spellStart"/>
      <w:r>
        <w:t>Git</w:t>
      </w:r>
      <w:proofErr w:type="spellEnd"/>
      <w:r>
        <w:t xml:space="preserve"> Flow zum automatischen Verwalten der </w:t>
      </w:r>
      <w:proofErr w:type="spellStart"/>
      <w:r>
        <w:t>Branches</w:t>
      </w:r>
      <w:proofErr w:type="spellEnd"/>
      <w:r>
        <w:t xml:space="preserve">. </w:t>
      </w:r>
      <w:commentRangeStart w:id="187"/>
      <w:r>
        <w:t xml:space="preserve">Doch da für den Großteil der Gruppe schon </w:t>
      </w:r>
      <w:proofErr w:type="spellStart"/>
      <w:r>
        <w:t>Git</w:t>
      </w:r>
      <w:proofErr w:type="spellEnd"/>
      <w:r>
        <w:t xml:space="preserve"> als neues Werkzeug genutzt wurde, wäre der Aufwand zur Einführung von </w:t>
      </w:r>
      <w:proofErr w:type="spellStart"/>
      <w:r>
        <w:t>Git</w:t>
      </w:r>
      <w:proofErr w:type="spellEnd"/>
      <w:r>
        <w:t xml:space="preserve"> Flow zu groß gewesen.</w:t>
      </w:r>
      <w:commentRangeEnd w:id="187"/>
      <w:r w:rsidR="00F72843">
        <w:rPr>
          <w:rStyle w:val="Kommentarzeichen"/>
        </w:rPr>
        <w:commentReference w:id="187"/>
      </w:r>
    </w:p>
    <w:p w:rsidR="005A7BDA" w:rsidRPr="00E5370F" w:rsidRDefault="005A7BDA" w:rsidP="00412D1D">
      <w:pPr>
        <w:spacing w:line="257" w:lineRule="auto"/>
      </w:pPr>
      <w:commentRangeStart w:id="188"/>
      <w:r>
        <w:t xml:space="preserve">Ein </w:t>
      </w:r>
      <w:ins w:id="189" w:author="Kerkhoff" w:date="2015-02-05T20:34:00Z">
        <w:r w:rsidR="00F72843">
          <w:t>w</w:t>
        </w:r>
      </w:ins>
      <w:del w:id="190" w:author="Kerkhoff" w:date="2015-02-05T20:34:00Z">
        <w:r w:rsidDel="00F72843">
          <w:delText>W</w:delText>
        </w:r>
      </w:del>
      <w:r>
        <w:t>eiterer Kritikpunkt ist, dass das Tool nicht zu jedem Zeitpunkt mitbekommt, wann eine neue Version zum Pull bereit steht</w:t>
      </w:r>
      <w:commentRangeEnd w:id="188"/>
      <w:r w:rsidR="00F72843">
        <w:rPr>
          <w:rStyle w:val="Kommentarzeichen"/>
        </w:rPr>
        <w:commentReference w:id="188"/>
      </w:r>
      <w:r>
        <w:t>. So kam es vor, dass man auf einem älteren Stand entwickelte und erst im Nachhinein beim Pushen angezeigt bekam, dass doch eine neuere Version auf dem zentralen Server bereit stünde.</w:t>
      </w:r>
      <w:r w:rsidR="003634E7">
        <w:t xml:space="preserve"> Das bedeutete wieder etwas aufwändiges </w:t>
      </w:r>
      <w:proofErr w:type="spellStart"/>
      <w:r w:rsidR="003634E7">
        <w:t>Mergen</w:t>
      </w:r>
      <w:proofErr w:type="spellEnd"/>
      <w:r w:rsidR="003634E7">
        <w:t xml:space="preserve"> der Konflikte.</w:t>
      </w:r>
    </w:p>
    <w:p w:rsidR="00D75585" w:rsidRPr="00D75585" w:rsidRDefault="00E5370F" w:rsidP="00D75585">
      <w:pPr>
        <w:pStyle w:val="berschrift1"/>
        <w:numPr>
          <w:ilvl w:val="2"/>
          <w:numId w:val="7"/>
        </w:numPr>
        <w:rPr>
          <w:rFonts w:ascii="Arial" w:hAnsi="Arial" w:cs="Arial"/>
        </w:rPr>
      </w:pPr>
      <w:r>
        <w:rPr>
          <w:rFonts w:ascii="Arial" w:hAnsi="Arial" w:cs="Arial"/>
        </w:rPr>
        <w:t xml:space="preserve"> </w:t>
      </w:r>
      <w:bookmarkStart w:id="191" w:name="_Toc410842098"/>
      <w:r w:rsidR="00632A46" w:rsidRPr="00EC0A9D">
        <w:rPr>
          <w:rFonts w:ascii="Arial" w:hAnsi="Arial" w:cs="Arial"/>
        </w:rPr>
        <w:t>Android Studio</w:t>
      </w:r>
      <w:bookmarkEnd w:id="191"/>
    </w:p>
    <w:p w:rsidR="00722C23" w:rsidRDefault="00722C23" w:rsidP="00412D1D">
      <w:pPr>
        <w:spacing w:line="257" w:lineRule="auto"/>
      </w:pPr>
      <w:r>
        <w:t xml:space="preserve">Das Android Studio ist für die Entwicklung von Android Applikationen sehr gut geeignet. Es bietet eine Menge Funktionen und durch den Einsatz des Emulators ist es noch nicht einmal notwendig ein eigenes </w:t>
      </w:r>
      <w:r w:rsidR="00412D1D">
        <w:t>Android-</w:t>
      </w:r>
      <w:r>
        <w:t xml:space="preserve">Gerät zu besitzen. Die Integration von Gradle verlief soweit </w:t>
      </w:r>
      <w:r>
        <w:lastRenderedPageBreak/>
        <w:t xml:space="preserve">sehr gut. Von Anfang an war ein entsprechendes Build-File vordefiniert und dem Projekt beigefügt, sodass wir uns um die Konfiguration anfänglich nicht kümmern mussten. Als jedoch </w:t>
      </w:r>
      <w:r w:rsidR="00412D1D">
        <w:t xml:space="preserve">ein </w:t>
      </w:r>
      <w:r>
        <w:t>Android Studio</w:t>
      </w:r>
      <w:ins w:id="192" w:author="Ochtrup Sebastian" w:date="2015-02-03T22:52:00Z">
        <w:r w:rsidR="00412D1D">
          <w:t>-</w:t>
        </w:r>
      </w:ins>
      <w:r>
        <w:t xml:space="preserve">Update </w:t>
      </w:r>
      <w:r w:rsidR="00412D1D">
        <w:t>bereitstand</w:t>
      </w:r>
      <w:r>
        <w:t>, welches über eine Benachrichtigung auf der Oberfläche installiert werden konnte, wurde auch, ohne Hinweis, die Gradle-Version aktualisiert</w:t>
      </w:r>
      <w:r w:rsidR="00853502">
        <w:t xml:space="preserve">. Somit </w:t>
      </w:r>
      <w:r>
        <w:t xml:space="preserve">kam es zu </w:t>
      </w:r>
      <w:proofErr w:type="spellStart"/>
      <w:r>
        <w:t>Compilefehlern</w:t>
      </w:r>
      <w:proofErr w:type="spellEnd"/>
      <w:r>
        <w:t xml:space="preserve"> innerhalb der </w:t>
      </w:r>
      <w:proofErr w:type="spellStart"/>
      <w:r>
        <w:t>Builddatei</w:t>
      </w:r>
      <w:proofErr w:type="spellEnd"/>
      <w:r>
        <w:t>. Erst durch längere Recherche im Internet fanden wir heraus, dass die neue Version ein paar wenige Aufrufe nicht mehr kannte, bzw. diese umbenannt worden waren. Leider war diese Version auch nicht abwärtskompatibel und so mussten letztendlich alle Projektmitglieder die Version vom Android Studio aktualisieren. Dies war bei der Entwicklung der App sehr zeitraubend.</w:t>
      </w:r>
    </w:p>
    <w:p w:rsidR="00722C23" w:rsidRDefault="00722C23" w:rsidP="00412D1D">
      <w:pPr>
        <w:spacing w:line="257" w:lineRule="auto"/>
      </w:pPr>
      <w:r>
        <w:t xml:space="preserve">Die </w:t>
      </w:r>
      <w:del w:id="193" w:author="Kerkhoff" w:date="2015-02-05T20:37:00Z">
        <w:r w:rsidDel="00F72843">
          <w:delText xml:space="preserve">Gestaltung </w:delText>
        </w:r>
      </w:del>
      <w:ins w:id="194" w:author="Kerkhoff" w:date="2015-02-05T20:37:00Z">
        <w:r w:rsidR="00F72843">
          <w:t>Erstellung</w:t>
        </w:r>
        <w:r w:rsidR="00F72843">
          <w:t xml:space="preserve"> </w:t>
        </w:r>
      </w:ins>
      <w:r>
        <w:t>der Benutzeroberfläche gestaltete sich als kompliziert. Um Elemente richtig auszurichten, werden diese an andere Elemente, wie zum Beispiel Textboxen</w:t>
      </w:r>
      <w:r w:rsidR="00D75585">
        <w:t>,</w:t>
      </w:r>
      <w:r>
        <w:t xml:space="preserve"> oder auch an den Rand</w:t>
      </w:r>
      <w:r w:rsidR="00D75585">
        <w:t xml:space="preserve"> angeheftet und der Abstand definiert. Hinzu kommt die Komplexität innerhalb der verschiedensten </w:t>
      </w:r>
      <w:proofErr w:type="spellStart"/>
      <w:r w:rsidR="00D75585">
        <w:t>Smartphonemodelle</w:t>
      </w:r>
      <w:proofErr w:type="spellEnd"/>
      <w:r w:rsidR="00D75585">
        <w:t xml:space="preserve">, die </w:t>
      </w:r>
      <w:proofErr w:type="spellStart"/>
      <w:r w:rsidR="00D75585">
        <w:t>Android</w:t>
      </w:r>
      <w:proofErr w:type="spellEnd"/>
      <w:r w:rsidR="00D75585">
        <w:t xml:space="preserve"> als Betriebssystem verwenden. Somit müsste man auf sehr vielen Emulatoren testen, sodass überall das </w:t>
      </w:r>
      <w:ins w:id="195" w:author="Kerkhoff" w:date="2015-02-05T20:38:00Z">
        <w:r w:rsidR="00F72843">
          <w:t>User-</w:t>
        </w:r>
      </w:ins>
      <w:r w:rsidR="00D75585">
        <w:t xml:space="preserve">Interface korrekt dargestellt wird. Diese Komplexität haben wir uns, innerhalb des Projektteams schnell genommen, da wir uns auf ein paar wenige Modelle beschränkt haben. So wurden auch </w:t>
      </w:r>
      <w:del w:id="196" w:author="Kerkhoff" w:date="2015-02-05T20:38:00Z">
        <w:r w:rsidR="00D75585" w:rsidDel="00F72843">
          <w:delText xml:space="preserve">die </w:delText>
        </w:r>
      </w:del>
      <w:proofErr w:type="spellStart"/>
      <w:r w:rsidR="00D75585">
        <w:t>Tablets</w:t>
      </w:r>
      <w:proofErr w:type="spellEnd"/>
      <w:r w:rsidR="00D75585">
        <w:t xml:space="preserve"> </w:t>
      </w:r>
      <w:del w:id="197" w:author="Kerkhoff" w:date="2015-02-05T20:39:00Z">
        <w:r w:rsidR="00D75585" w:rsidDel="00F72843">
          <w:delText>aus der Konzeption entfernt</w:delText>
        </w:r>
      </w:del>
      <w:ins w:id="198" w:author="Kerkhoff" w:date="2015-02-05T20:39:00Z">
        <w:r w:rsidR="00F72843">
          <w:t>als Zielgerät ausgeschlossen</w:t>
        </w:r>
      </w:ins>
      <w:r w:rsidR="00D75585">
        <w:t>.</w:t>
      </w:r>
    </w:p>
    <w:p w:rsidR="00D75585" w:rsidRDefault="00D75585" w:rsidP="00412D1D">
      <w:pPr>
        <w:spacing w:line="257" w:lineRule="auto"/>
      </w:pPr>
      <w:r>
        <w:t>Die Oberfläche des Android Studios bietet einen schnellen Zugriff auf die wichtigsten Elemente und der Codeeditor hilft einem sehr gut bei der Entwicklung von Applikationen.</w:t>
      </w:r>
    </w:p>
    <w:p w:rsidR="00795379" w:rsidRPr="00E5370F" w:rsidRDefault="00795379" w:rsidP="00412D1D">
      <w:pPr>
        <w:spacing w:line="257" w:lineRule="auto"/>
      </w:pPr>
      <w:r>
        <w:t xml:space="preserve">Leider ist der Emulator sehr langsam und somit ist das Programmieren, ohne ein </w:t>
      </w:r>
      <w:r w:rsidR="00412D1D">
        <w:t>separates Android-Gerät zu nutzen</w:t>
      </w:r>
      <w:r>
        <w:t xml:space="preserve"> zwar grundsätzlich möglich, aber doch sehr langsam. Außerdem muss man den Emulator sehr gut konfigurieren. Somit dauerte es etwas, bis wir die Funktion fanden, damit die Tastatureingabe auch im Emulator genutzt werden kann. Am Anfang war das Testen nur über die Maus möglich. Ein weiteres Hindernis war es, dass es teilweise zu einem Fehler in der Konfiguration kam. Auf der Oberfläche des AVD-Managers wurde angezeigt, dass eine SD-Karte konfiguriert sei, doch dies wurde nicht in die Konfigurationsdateien des Emulators geschrieben. Im Bezug zu der SD-Karte war es sehr schwierig zu testen, denn leider hat man über den Emulator keinen Zugriff auf die Karte und kann somit auch nicht die geschriebene </w:t>
      </w:r>
      <w:ins w:id="199" w:author="Kerkhoff" w:date="2015-02-05T20:40:00Z">
        <w:r w:rsidR="00F72843">
          <w:t>XML</w:t>
        </w:r>
      </w:ins>
      <w:del w:id="200" w:author="Kerkhoff" w:date="2015-02-05T20:40:00Z">
        <w:r w:rsidDel="00F72843">
          <w:delText>xml</w:delText>
        </w:r>
      </w:del>
      <w:r>
        <w:t xml:space="preserve">-Datei einsehen und prüfen. Doch da einige Gruppenmitglieder über entsprechende </w:t>
      </w:r>
      <w:r w:rsidR="006F0080">
        <w:t>Smartphones verfügen, konnte auch die</w:t>
      </w:r>
      <w:ins w:id="201" w:author="Kerkhoff" w:date="2015-02-05T20:40:00Z">
        <w:r w:rsidR="00F72843">
          <w:t>se Funktiona</w:t>
        </w:r>
      </w:ins>
      <w:ins w:id="202" w:author="Kerkhoff" w:date="2015-02-05T20:41:00Z">
        <w:r w:rsidR="00F72843">
          <w:t>lität</w:t>
        </w:r>
      </w:ins>
      <w:del w:id="203" w:author="Kerkhoff" w:date="2015-02-05T20:40:00Z">
        <w:r w:rsidR="006F0080" w:rsidDel="00F72843">
          <w:delText xml:space="preserve"> Datei</w:delText>
        </w:r>
      </w:del>
      <w:r w:rsidR="006F0080">
        <w:t xml:space="preserve"> getestet werden. Das Debugging und Testen über eine extra Hardware ist deutlich performanter und erleichtert die Arbeit erheblich.</w:t>
      </w:r>
    </w:p>
    <w:p w:rsidR="00632A46" w:rsidRDefault="00E5370F" w:rsidP="00632A46">
      <w:pPr>
        <w:pStyle w:val="berschrift1"/>
        <w:numPr>
          <w:ilvl w:val="2"/>
          <w:numId w:val="7"/>
        </w:numPr>
        <w:rPr>
          <w:rFonts w:ascii="Arial" w:hAnsi="Arial" w:cs="Arial"/>
        </w:rPr>
      </w:pPr>
      <w:r>
        <w:rPr>
          <w:rFonts w:ascii="Arial" w:hAnsi="Arial" w:cs="Arial"/>
        </w:rPr>
        <w:t xml:space="preserve"> </w:t>
      </w:r>
      <w:bookmarkStart w:id="204" w:name="_Toc410842099"/>
      <w:r w:rsidR="00632A46" w:rsidRPr="00EC0A9D">
        <w:rPr>
          <w:rFonts w:ascii="Arial" w:hAnsi="Arial" w:cs="Arial"/>
        </w:rPr>
        <w:t>Gradle</w:t>
      </w:r>
      <w:bookmarkEnd w:id="204"/>
    </w:p>
    <w:p w:rsidR="00E5370F" w:rsidRPr="00E5370F" w:rsidRDefault="00722C23" w:rsidP="00412D1D">
      <w:pPr>
        <w:spacing w:line="257" w:lineRule="auto"/>
      </w:pPr>
      <w:r>
        <w:t xml:space="preserve">Gradle funktionierte von Anfang an. Lediglich die im letzten Abschnitt beschriebenen Probleme im Zusammenspiel mit dem </w:t>
      </w:r>
      <w:r w:rsidR="00412D1D">
        <w:t xml:space="preserve">durchgeführten </w:t>
      </w:r>
      <w:r>
        <w:t>Android Studio</w:t>
      </w:r>
      <w:r w:rsidR="00412D1D">
        <w:t>-Update</w:t>
      </w:r>
      <w:r>
        <w:t xml:space="preserve"> verzögerten die Arbeit erheblich.</w:t>
      </w:r>
    </w:p>
    <w:p w:rsidR="00632A46" w:rsidRDefault="00E5370F" w:rsidP="00632A46">
      <w:pPr>
        <w:pStyle w:val="berschrift1"/>
        <w:numPr>
          <w:ilvl w:val="2"/>
          <w:numId w:val="7"/>
        </w:numPr>
        <w:rPr>
          <w:rFonts w:ascii="Arial" w:hAnsi="Arial" w:cs="Arial"/>
        </w:rPr>
      </w:pPr>
      <w:r>
        <w:rPr>
          <w:rFonts w:ascii="Arial" w:hAnsi="Arial" w:cs="Arial"/>
        </w:rPr>
        <w:t xml:space="preserve"> </w:t>
      </w:r>
      <w:bookmarkStart w:id="205" w:name="_Toc410842100"/>
      <w:r w:rsidR="00632A46" w:rsidRPr="00EC0A9D">
        <w:rPr>
          <w:rFonts w:ascii="Arial" w:hAnsi="Arial" w:cs="Arial"/>
        </w:rPr>
        <w:t xml:space="preserve">Unit </w:t>
      </w:r>
      <w:proofErr w:type="spellStart"/>
      <w:r w:rsidR="00632A46" w:rsidRPr="00EC0A9D">
        <w:rPr>
          <w:rFonts w:ascii="Arial" w:hAnsi="Arial" w:cs="Arial"/>
        </w:rPr>
        <w:t>Testing</w:t>
      </w:r>
      <w:bookmarkEnd w:id="205"/>
      <w:proofErr w:type="spellEnd"/>
    </w:p>
    <w:p w:rsidR="00684A01" w:rsidRDefault="009D7C2D" w:rsidP="00412D1D">
      <w:pPr>
        <w:spacing w:line="257" w:lineRule="auto"/>
      </w:pPr>
      <w:r>
        <w:t xml:space="preserve">Die Modultests boten sich in dem Projekt nur selten an, da das meiste Oberflächennavigation darstellt. Doch die </w:t>
      </w:r>
      <w:r w:rsidR="00416BCF">
        <w:t xml:space="preserve">implementierten Modultests waren sehr schnell konfiguriert. Die Unterstützung des Android </w:t>
      </w:r>
      <w:proofErr w:type="gramStart"/>
      <w:r w:rsidR="00416BCF">
        <w:t>Studios</w:t>
      </w:r>
      <w:proofErr w:type="gramEnd"/>
      <w:r w:rsidR="00416BCF">
        <w:t xml:space="preserve"> ist sehr gut und übersichtlich. Lediglich die Notwendigkeit des Emulators verlangsamt den Testdurchlauf sehr stark und mindert die Motivation weitere Tests zu schreiben.</w:t>
      </w:r>
    </w:p>
    <w:p w:rsidR="005D4973" w:rsidRDefault="00632A46" w:rsidP="006E19B6">
      <w:pPr>
        <w:pStyle w:val="berschrift1"/>
        <w:numPr>
          <w:ilvl w:val="1"/>
          <w:numId w:val="7"/>
        </w:numPr>
        <w:rPr>
          <w:rFonts w:ascii="Arial" w:hAnsi="Arial" w:cs="Arial"/>
        </w:rPr>
      </w:pPr>
      <w:bookmarkStart w:id="206" w:name="_Toc410842101"/>
      <w:r w:rsidRPr="00EC0A9D">
        <w:rPr>
          <w:rFonts w:ascii="Arial" w:hAnsi="Arial" w:cs="Arial"/>
        </w:rPr>
        <w:t>Bewertung des Projektverlaufs</w:t>
      </w:r>
      <w:bookmarkEnd w:id="206"/>
    </w:p>
    <w:p w:rsidR="00B71AC4" w:rsidRDefault="00B71AC4" w:rsidP="00B71AC4">
      <w:r>
        <w:t>Übergehend zur Bewertung des Projektverlaufs lassen sich anfänglich folgende Besonderheiten im Projekt ausmachen.</w:t>
      </w:r>
    </w:p>
    <w:p w:rsidR="00B71AC4" w:rsidRDefault="00B71AC4" w:rsidP="00B71AC4">
      <w:r>
        <w:lastRenderedPageBreak/>
        <w:t>Da bisher niemand aus unserem Projektteam Erfahrung in der App Entwicklung sammeln konnte war die komplette Thematik für uns Neuland. Zu Anfang war bereits abzusehen, dass dies für uns zusätzlichen Einarbeitungsaufwand bedeutete. Dem gegenüber stand jedoch die Chance eine bis dato völlig neue Technologie kennenzulernen. Eine weitere Besonderheit waren die unterschiedlichen Kompetenzen im Team. Da</w:t>
      </w:r>
      <w:r w:rsidR="00853502">
        <w:t>s</w:t>
      </w:r>
      <w:r>
        <w:t xml:space="preserve"> Team bestand aus drei Anwendungsentwicklern und einem Systemintegrator. Jedoch konnten die Aufgaben trotzdem zu gleichen Teilen</w:t>
      </w:r>
      <w:r w:rsidR="00853502">
        <w:t>,</w:t>
      </w:r>
      <w:r>
        <w:t xml:space="preserve"> mit Berücksichtigung der verschiedenen Kompetenzen</w:t>
      </w:r>
      <w:r w:rsidR="00853502">
        <w:t>,</w:t>
      </w:r>
      <w:r>
        <w:t xml:space="preserve"> auf die Teammitglieder verteilt werden.</w:t>
      </w:r>
    </w:p>
    <w:p w:rsidR="00B71AC4" w:rsidRDefault="00B71AC4" w:rsidP="00B71AC4">
      <w:r>
        <w:t xml:space="preserve">Dies führt direkt zu den Dingen, die das Projekt auszeichneten. Besonders hervorzuheben ist das inkrementelle Vorgehen. Dies war besonders in unserer Situation geeignet, da es anfänglich schwer war die Komplexität unseres Vorhabens in einen konkreten Aufwand zu überführen. Die Komplexität des Projekts wurde dabei maßgeblich von dem uns unbekannten Gebiet der App Entwicklung bestimmt. </w:t>
      </w:r>
      <w:r w:rsidR="008031BD">
        <w:t>Auch positiv hervorzuheben sind die regelmäßigen Absprachen, die meist während der Veranstaltungen in Software Engineering stattfanden. Diese Absprachen umfassten sowohl den derzeitigen Status des Projekts, wie auch die weitere Vorgehensweise bis zum nächsten Treffen. Hier wurde auch besprochen, wer welche Aufgaben übernimmt. Da die Aufgabenzuteilung unter Berücksichtigung der Kompetenzen jedes einzelnen Teammitglieds erfolgte konnte jeder seinen Teil zum Gesamtvorhaben beitragen. Dabei lässt sich im Nachhinein feststellen, dass die Aufgabenverteilung mit Fortschreiten des Projekts immer klarer wurde. Dies ist, wie auch viele andere Entwicklungen auf den stetigen Erfahrungs- und Wissensgewinn im Bereich der App Entwicklung zurückzuführen. Trotz des zunehmenden Erfahrungsgewinns ließ es sich nicht vermeiden</w:t>
      </w:r>
      <w:r w:rsidR="00853502">
        <w:t xml:space="preserve"> </w:t>
      </w:r>
      <w:r w:rsidR="008031BD">
        <w:t>Fehler zu machen. Diese Fehler manifestierten sich bei uns als Bugs, die wir durch zwischenzeitliche Tests entdeck</w:t>
      </w:r>
      <w:r w:rsidR="00853502">
        <w:t>t</w:t>
      </w:r>
      <w:r w:rsidR="008031BD">
        <w:t>en und so frühzeitig beseitigen konnten</w:t>
      </w:r>
      <w:r w:rsidR="00FB3B78">
        <w:t xml:space="preserve">. Somit stellten diese Tests sicher, dass die zuvor umgesetzten Funktionen, wie auch die neu hinzugekommenen Funktionen zu jeder Zeit korrekt funktionierten. Durch die klare Aufgabenteilung und rege Kommunikation zur Arbeit am Code konnten wir außerdem erreichen, dass wenig </w:t>
      </w:r>
      <w:proofErr w:type="spellStart"/>
      <w:r w:rsidR="00FB3B78">
        <w:t>Mergekonflikte</w:t>
      </w:r>
      <w:proofErr w:type="spellEnd"/>
      <w:r w:rsidR="00FB3B78">
        <w:t xml:space="preserve"> entstanden. Ein letzter Punkt, der als besonders positiv hervorgehoben werden kann ist die klare Definition von Deadlines. </w:t>
      </w:r>
      <w:r w:rsidR="00A36BC4">
        <w:t>Die von uns gesteckten Deadlines wurden ausnahmslos eingehalten. Dies ermöglichte es uns regelmäßig und vor allem termingerecht Absprachen zum weiteren Vorgehen zu führen.</w:t>
      </w:r>
    </w:p>
    <w:p w:rsidR="009908DD" w:rsidRDefault="0069355B" w:rsidP="00B71AC4">
      <w:r>
        <w:t>Allerdings tauchten, wie nicht anders zu erwarten</w:t>
      </w:r>
      <w:r w:rsidR="002749A9">
        <w:t>,</w:t>
      </w:r>
      <w:r>
        <w:t xml:space="preserve"> einige Schwierigkeiten auf, auf die folgend eingegangen wird. Mit dem Beginn der Veranstaltung Software Engineering wurden wir damit konfrontiert uns ein Projekt einfallen zu lassen, welches wir mit Hilfe ausgewählter Werkzeuge umsetzen sollten. Dies erwies sich auf Grund der kurzen Bedenkzeit als sehr schwer. Nach einigem Hin und Her entschlossen wir uns schließlich für die Entwicklung eines Passwortmanagers für Android. Nachdem klar war, was Gegenstand unseres Projekts sein sollte schrieben wir ein Lastenheft in dem wir die anfänglichen Anforderungen an die App festhielten. Jedoch verging hierauf folgend einige Zeit, da niemand wusste, wie er dieses komplett fremde Gebiet erschießen sollte. </w:t>
      </w:r>
      <w:r w:rsidR="00966E50">
        <w:t>Nachdem Michael eine erste Version der App erstellt hatte kam jedoch auch die eigentliche Implementierung in Fahrt. So haben wir uns beginnend mit Hilfe von Tutorials und Foren einen Einblick verschafft. Durch den gleichzeitigen Versuch das Gelernte umzusetzen stiegen neben unserem Wissen in diesem Bereich auch die praktischen Erfahrungen. Hierbei mangelte es beinahe nie an der nötigen Kommunikation im Team. Lediglich in einem Fall wurde das Verwenden der Android Support Librar</w:t>
      </w:r>
      <w:r w:rsidR="00941B23">
        <w:t xml:space="preserve">y nicht explizit kommuniziert, was bei einigen Beteiligten für Verwirrung sorgte. Trotz des stetigen Erfahrungsanstiegs </w:t>
      </w:r>
      <w:r w:rsidR="00793E85">
        <w:t>bereitete uns die Gestaltung eines einheitlichen Layouts für die App bis zum Schluss Probleme. Dies ist zurückzuführen auf die unterschiedlichen Bildschirmgrößen der Testgeräte. Aus diesem Grund haben wir uns entschlossen die Entwicklung der App auf die Nutzung mit einem Smartphone auszurichten, da Tablets nur weitere Komplexität bringen würde</w:t>
      </w:r>
      <w:r w:rsidR="009908DD">
        <w:t>n.</w:t>
      </w:r>
    </w:p>
    <w:p w:rsidR="00B07E79" w:rsidRDefault="009908DD" w:rsidP="00B71AC4">
      <w:r>
        <w:lastRenderedPageBreak/>
        <w:t>A</w:t>
      </w:r>
      <w:r w:rsidR="00B07E79">
        <w:t>uf Grundlage des nun abgeschlossenen Projekts und insbesondere mit Blick auf die Schwierigkeiten lassen sich einige Verbesserungen für das nächste Projekt in diesem Umfeld erkennen. Dabei ist es von entscheidender Wichtigkeit sich rechtzeitig in das Thema einzuarbeiten. Da die App Entwicklung für uns kompletten Neuland</w:t>
      </w:r>
      <w:r w:rsidR="00445CA6">
        <w:t xml:space="preserve"> war,</w:t>
      </w:r>
      <w:r w:rsidR="00B07E79">
        <w:t xml:space="preserve"> wäre dies besonders zuträglich zum Projektfortschritt gewesen. Neben dem frühzeitigen Einarbeiten sollte in der Entwicklungsphase darauf geachte</w:t>
      </w:r>
      <w:r w:rsidR="004126A1">
        <w:t>t werden die Ziele anhand fachlicher Anforderungen zu definieren. Die sich hieraus ergebenden Aufgaben sollten sinnvoll unter den Projektbeteiligten aufgeteilt werden. Dies führt dazu, dass weniger technische Abhängigkeiten entstehen. Auch hat dies den Vorteil, dass der Blick für die fachlichen Anforderungen nicht verloren geht.</w:t>
      </w:r>
    </w:p>
    <w:p w:rsidR="00B71AC4" w:rsidRDefault="004126A1" w:rsidP="00B71AC4">
      <w:commentRangeStart w:id="207"/>
      <w:r>
        <w:t xml:space="preserve">Abschließend können wir auf ein erfolgreiches Projekt zurückblicken. Mit der Erstellung dieser App konnten wir uns zum einen Einblick in die Entwicklung von Android Apps verschaffen. Zum anderen ist das Ergebnis dieses Projekts eine lauffähige App, </w:t>
      </w:r>
      <w:r w:rsidR="0090617B">
        <w:t>die sich mit ihrem alltagsbezogenen Hintergrund nun auch nutzen lässt.</w:t>
      </w:r>
      <w:commentRangeEnd w:id="207"/>
      <w:r w:rsidR="00F72843">
        <w:rPr>
          <w:rStyle w:val="Kommentarzeichen"/>
        </w:rPr>
        <w:commentReference w:id="207"/>
      </w:r>
    </w:p>
    <w:p w:rsidR="00632A46" w:rsidRDefault="00632A46" w:rsidP="00632A46">
      <w:pPr>
        <w:pStyle w:val="berschrift1"/>
        <w:numPr>
          <w:ilvl w:val="1"/>
          <w:numId w:val="7"/>
        </w:numPr>
        <w:rPr>
          <w:rFonts w:ascii="Arial" w:hAnsi="Arial" w:cs="Arial"/>
        </w:rPr>
      </w:pPr>
      <w:bookmarkStart w:id="208" w:name="_Toc410842102"/>
      <w:r w:rsidRPr="00EC0A9D">
        <w:rPr>
          <w:rFonts w:ascii="Arial" w:hAnsi="Arial" w:cs="Arial"/>
        </w:rPr>
        <w:t>Fazit</w:t>
      </w:r>
      <w:bookmarkEnd w:id="208"/>
    </w:p>
    <w:p w:rsidR="004013C3" w:rsidRPr="004013C3" w:rsidRDefault="004013C3" w:rsidP="004013C3">
      <w:r>
        <w:t xml:space="preserve">Abschließend können wir auf ein erfolgreiches Projekt zurückblicken. Mit der Erstellung dieser App konnten wir uns zum einen </w:t>
      </w:r>
      <w:proofErr w:type="spellStart"/>
      <w:ins w:id="209" w:author="Kerkhoff" w:date="2015-02-05T20:42:00Z">
        <w:r w:rsidR="00F72843">
          <w:t>einen</w:t>
        </w:r>
        <w:proofErr w:type="spellEnd"/>
        <w:r w:rsidR="00F72843">
          <w:t xml:space="preserve"> </w:t>
        </w:r>
      </w:ins>
      <w:r>
        <w:t xml:space="preserve">Einblick in die Entwicklung von Android Apps verschaffen. Zum anderen ist das Ergebnis dieses Projekts eine lauffähige App, die sich mit ihrem alltagsbezogenen Hintergrund nun auch nutzen </w:t>
      </w:r>
      <w:commentRangeStart w:id="210"/>
      <w:r>
        <w:t>lässt</w:t>
      </w:r>
      <w:commentRangeEnd w:id="210"/>
      <w:r>
        <w:rPr>
          <w:rStyle w:val="Kommentarzeichen"/>
        </w:rPr>
        <w:commentReference w:id="210"/>
      </w:r>
      <w:r>
        <w:t>.</w:t>
      </w:r>
    </w:p>
    <w:p w:rsidR="00632A46" w:rsidRDefault="00632A46" w:rsidP="00632A46">
      <w:pPr>
        <w:pStyle w:val="berschrift1"/>
        <w:numPr>
          <w:ilvl w:val="0"/>
          <w:numId w:val="7"/>
        </w:numPr>
        <w:rPr>
          <w:rFonts w:ascii="Arial" w:hAnsi="Arial" w:cs="Arial"/>
        </w:rPr>
      </w:pPr>
      <w:bookmarkStart w:id="211" w:name="_Toc410842103"/>
      <w:r w:rsidRPr="00EC0A9D">
        <w:rPr>
          <w:rFonts w:ascii="Arial" w:hAnsi="Arial" w:cs="Arial"/>
        </w:rPr>
        <w:t>Ausblick</w:t>
      </w:r>
      <w:bookmarkEnd w:id="211"/>
    </w:p>
    <w:p w:rsidR="0074041B" w:rsidRDefault="00981741" w:rsidP="00981741">
      <w:commentRangeStart w:id="212"/>
      <w:r>
        <w:t xml:space="preserve">Da die gesamten eingesetzten Techniken beinahe für jeden der Teilnehmer neu war, wird es nun schneller </w:t>
      </w:r>
      <w:ins w:id="213" w:author="Lukas Huwe" w:date="2015-02-04T19:25:00Z">
        <w:r w:rsidR="004013C3">
          <w:t xml:space="preserve">sein, </w:t>
        </w:r>
      </w:ins>
      <w:r>
        <w:t>sich in weitere einzuarbeiten.</w:t>
      </w:r>
      <w:commentRangeEnd w:id="212"/>
      <w:r w:rsidR="00B234ED">
        <w:rPr>
          <w:rStyle w:val="Kommentarzeichen"/>
        </w:rPr>
        <w:commentReference w:id="212"/>
      </w:r>
    </w:p>
    <w:p w:rsidR="00445CA6" w:rsidRDefault="0074041B" w:rsidP="00FC77F1">
      <w:r>
        <w:t>Die App kann im aktuellen Status bereits genutzt werden, doch die App wird nicht frei zugänglich sein. Dazu fehlte uns vor allem die Zeit zur Qualitätskontrolle.</w:t>
      </w:r>
      <w:ins w:id="214" w:author="Lukas Huwe" w:date="2015-02-04T19:25:00Z">
        <w:r w:rsidR="004013C3">
          <w:t xml:space="preserve"> Die nicht umgesetzten Punkte, können in Zukunft noch programmiert werden. Ein weiterer Ergänzungspunkt wäre die Implementierung einer neuen Verschlüsselungstechnik. Momentan ist es nicht möglich ein Passwort so zu </w:t>
        </w:r>
        <w:proofErr w:type="spellStart"/>
        <w:r w:rsidR="004013C3">
          <w:t>ver</w:t>
        </w:r>
        <w:proofErr w:type="spellEnd"/>
        <w:r w:rsidR="004013C3">
          <w:t xml:space="preserve">- und entschlüsseln, dass sich verschiedene </w:t>
        </w:r>
        <w:commentRangeStart w:id="215"/>
        <w:r w:rsidR="004013C3">
          <w:t>Zeichenanzahlen</w:t>
        </w:r>
      </w:ins>
      <w:commentRangeEnd w:id="215"/>
      <w:r w:rsidR="00B234ED">
        <w:rPr>
          <w:rStyle w:val="Kommentarzeichen"/>
        </w:rPr>
        <w:commentReference w:id="215"/>
      </w:r>
      <w:ins w:id="216" w:author="Lukas Huwe" w:date="2015-02-04T19:25:00Z">
        <w:r w:rsidR="004013C3">
          <w:t xml:space="preserve"> ergeben. Somit </w:t>
        </w:r>
      </w:ins>
      <w:ins w:id="217" w:author="Lukas Huwe" w:date="2015-02-04T19:26:00Z">
        <w:r w:rsidR="004013C3">
          <w:t xml:space="preserve">ist die Sicherheit der App nicht vollumfänglich gegeben. Anhand dessen, dass die App jederzeit einsehbar ist, wären </w:t>
        </w:r>
        <w:proofErr w:type="spellStart"/>
        <w:r w:rsidR="004013C3">
          <w:t>Brute</w:t>
        </w:r>
        <w:proofErr w:type="spellEnd"/>
        <w:r w:rsidR="004013C3">
          <w:t xml:space="preserve">-Force-Angriffe </w:t>
        </w:r>
        <w:commentRangeStart w:id="218"/>
        <w:r w:rsidR="004013C3">
          <w:t>leicht</w:t>
        </w:r>
      </w:ins>
      <w:commentRangeEnd w:id="218"/>
      <w:r w:rsidR="00B234ED">
        <w:rPr>
          <w:rStyle w:val="Kommentarzeichen"/>
        </w:rPr>
        <w:commentReference w:id="218"/>
      </w:r>
      <w:ins w:id="219" w:author="Lukas Huwe" w:date="2015-02-04T19:26:00Z">
        <w:r w:rsidR="004013C3">
          <w:t xml:space="preserve"> gemacht, da der Angreife</w:t>
        </w:r>
      </w:ins>
      <w:ins w:id="220" w:author="Lukas Huwe" w:date="2015-02-04T19:30:00Z">
        <w:r w:rsidR="004013C3">
          <w:t>r</w:t>
        </w:r>
      </w:ins>
      <w:ins w:id="221" w:author="Lukas Huwe" w:date="2015-02-04T19:26:00Z">
        <w:r w:rsidR="004013C3">
          <w:t xml:space="preserve"> unter Umständen die genaue Zeichenanzahl bereits kennt.</w:t>
        </w:r>
      </w:ins>
    </w:p>
    <w:p w:rsidR="00445CA6" w:rsidRDefault="00445CA6">
      <w:pPr>
        <w:spacing w:after="200" w:line="276" w:lineRule="auto"/>
      </w:pPr>
      <w:r>
        <w:br w:type="page"/>
      </w:r>
    </w:p>
    <w:p w:rsidR="00632A46" w:rsidRDefault="00632A46" w:rsidP="00632A46">
      <w:pPr>
        <w:pStyle w:val="berschrift1"/>
        <w:numPr>
          <w:ilvl w:val="0"/>
          <w:numId w:val="7"/>
        </w:numPr>
        <w:rPr>
          <w:rFonts w:ascii="Arial" w:hAnsi="Arial" w:cs="Arial"/>
        </w:rPr>
      </w:pPr>
      <w:bookmarkStart w:id="222" w:name="_Toc410842104"/>
      <w:r w:rsidRPr="00EC0A9D">
        <w:rPr>
          <w:rFonts w:ascii="Arial" w:hAnsi="Arial" w:cs="Arial"/>
        </w:rPr>
        <w:lastRenderedPageBreak/>
        <w:t>Abbildungsverzeichnis</w:t>
      </w:r>
      <w:bookmarkEnd w:id="222"/>
    </w:p>
    <w:p w:rsidR="00A35044" w:rsidRDefault="000C5267">
      <w:pPr>
        <w:pStyle w:val="Abbildungsverzeichnis"/>
        <w:tabs>
          <w:tab w:val="right" w:leader="dot" w:pos="9062"/>
        </w:tabs>
        <w:rPr>
          <w:ins w:id="223" w:author="Lukas Huwe" w:date="2015-02-04T19:36:00Z"/>
          <w:rFonts w:asciiTheme="minorHAnsi" w:eastAsiaTheme="minorEastAsia" w:hAnsiTheme="minorHAnsi"/>
          <w:noProof/>
          <w:lang w:eastAsia="de-DE"/>
        </w:rPr>
      </w:pPr>
      <w:r>
        <w:fldChar w:fldCharType="begin"/>
      </w:r>
      <w:r w:rsidR="00C04380">
        <w:instrText xml:space="preserve"> TOC \h \z \c "Abbildung" </w:instrText>
      </w:r>
      <w:r>
        <w:fldChar w:fldCharType="separate"/>
      </w:r>
      <w:ins w:id="224" w:author="Lukas Huwe" w:date="2015-02-04T19:36:00Z">
        <w:r w:rsidRPr="00E169A1">
          <w:rPr>
            <w:rStyle w:val="Hyperlink"/>
            <w:noProof/>
          </w:rPr>
          <w:fldChar w:fldCharType="begin"/>
        </w:r>
        <w:r w:rsidR="00A35044" w:rsidRPr="00E169A1">
          <w:rPr>
            <w:rStyle w:val="Hyperlink"/>
            <w:noProof/>
          </w:rPr>
          <w:instrText xml:space="preserve"> </w:instrText>
        </w:r>
        <w:r w:rsidR="00A35044">
          <w:rPr>
            <w:noProof/>
          </w:rPr>
          <w:instrText>HYPERLINK \l "_Toc410841918"</w:instrText>
        </w:r>
        <w:r w:rsidR="00A35044" w:rsidRPr="00E169A1">
          <w:rPr>
            <w:rStyle w:val="Hyperlink"/>
            <w:noProof/>
          </w:rPr>
          <w:instrText xml:space="preserve"> </w:instrText>
        </w:r>
        <w:r w:rsidRPr="00E169A1">
          <w:rPr>
            <w:rStyle w:val="Hyperlink"/>
            <w:noProof/>
          </w:rPr>
          <w:fldChar w:fldCharType="separate"/>
        </w:r>
        <w:r w:rsidR="00A35044" w:rsidRPr="00E169A1">
          <w:rPr>
            <w:rStyle w:val="Hyperlink"/>
            <w:noProof/>
          </w:rPr>
          <w:t>Abbildung 1: Systemstruktur</w:t>
        </w:r>
        <w:r w:rsidR="00A35044">
          <w:rPr>
            <w:noProof/>
            <w:webHidden/>
          </w:rPr>
          <w:tab/>
        </w:r>
        <w:r>
          <w:rPr>
            <w:noProof/>
            <w:webHidden/>
          </w:rPr>
          <w:fldChar w:fldCharType="begin"/>
        </w:r>
        <w:r w:rsidR="00A35044">
          <w:rPr>
            <w:noProof/>
            <w:webHidden/>
          </w:rPr>
          <w:instrText xml:space="preserve"> PAGEREF _Toc410841918 \h </w:instrText>
        </w:r>
      </w:ins>
      <w:r>
        <w:rPr>
          <w:noProof/>
          <w:webHidden/>
        </w:rPr>
      </w:r>
      <w:r>
        <w:rPr>
          <w:noProof/>
          <w:webHidden/>
        </w:rPr>
        <w:fldChar w:fldCharType="separate"/>
      </w:r>
      <w:ins w:id="225" w:author="Lukas Huwe" w:date="2015-02-04T19:36:00Z">
        <w:r w:rsidR="00A35044">
          <w:rPr>
            <w:noProof/>
            <w:webHidden/>
          </w:rPr>
          <w:t>5</w:t>
        </w:r>
        <w:r>
          <w:rPr>
            <w:noProof/>
            <w:webHidden/>
          </w:rPr>
          <w:fldChar w:fldCharType="end"/>
        </w:r>
        <w:r w:rsidRPr="00E169A1">
          <w:rPr>
            <w:rStyle w:val="Hyperlink"/>
            <w:noProof/>
          </w:rPr>
          <w:fldChar w:fldCharType="end"/>
        </w:r>
      </w:ins>
    </w:p>
    <w:p w:rsidR="00A35044" w:rsidRDefault="000C5267">
      <w:pPr>
        <w:pStyle w:val="Abbildungsverzeichnis"/>
        <w:tabs>
          <w:tab w:val="right" w:leader="dot" w:pos="9062"/>
        </w:tabs>
        <w:rPr>
          <w:ins w:id="226" w:author="Lukas Huwe" w:date="2015-02-04T19:36:00Z"/>
          <w:rFonts w:asciiTheme="minorHAnsi" w:eastAsiaTheme="minorEastAsia" w:hAnsiTheme="minorHAnsi"/>
          <w:noProof/>
          <w:lang w:eastAsia="de-DE"/>
        </w:rPr>
      </w:pPr>
      <w:ins w:id="227" w:author="Lukas Huwe" w:date="2015-02-04T19:36:00Z">
        <w:r w:rsidRPr="00E169A1">
          <w:rPr>
            <w:rStyle w:val="Hyperlink"/>
            <w:noProof/>
          </w:rPr>
          <w:fldChar w:fldCharType="begin"/>
        </w:r>
        <w:r w:rsidR="00A35044" w:rsidRPr="00E169A1">
          <w:rPr>
            <w:rStyle w:val="Hyperlink"/>
            <w:noProof/>
          </w:rPr>
          <w:instrText xml:space="preserve"> </w:instrText>
        </w:r>
        <w:r w:rsidR="00A35044">
          <w:rPr>
            <w:noProof/>
          </w:rPr>
          <w:instrText>HYPERLINK "C:\\Users\\Lukas\\Documents\\pwsafe\\Dokumentation\\Projektdokumentation.docx" \l "_Toc410841919"</w:instrText>
        </w:r>
        <w:r w:rsidR="00A35044" w:rsidRPr="00E169A1">
          <w:rPr>
            <w:rStyle w:val="Hyperlink"/>
            <w:noProof/>
          </w:rPr>
          <w:instrText xml:space="preserve"> </w:instrText>
        </w:r>
        <w:r w:rsidRPr="00E169A1">
          <w:rPr>
            <w:rStyle w:val="Hyperlink"/>
            <w:noProof/>
          </w:rPr>
          <w:fldChar w:fldCharType="separate"/>
        </w:r>
        <w:r w:rsidR="00A35044" w:rsidRPr="00E169A1">
          <w:rPr>
            <w:rStyle w:val="Hyperlink"/>
            <w:noProof/>
          </w:rPr>
          <w:t>Abbildung 2: SourceTree</w:t>
        </w:r>
        <w:r w:rsidR="00A35044">
          <w:rPr>
            <w:noProof/>
            <w:webHidden/>
          </w:rPr>
          <w:tab/>
        </w:r>
        <w:r>
          <w:rPr>
            <w:noProof/>
            <w:webHidden/>
          </w:rPr>
          <w:fldChar w:fldCharType="begin"/>
        </w:r>
        <w:r w:rsidR="00A35044">
          <w:rPr>
            <w:noProof/>
            <w:webHidden/>
          </w:rPr>
          <w:instrText xml:space="preserve"> PAGEREF _Toc410841919 \h </w:instrText>
        </w:r>
      </w:ins>
      <w:r>
        <w:rPr>
          <w:noProof/>
          <w:webHidden/>
        </w:rPr>
      </w:r>
      <w:r>
        <w:rPr>
          <w:noProof/>
          <w:webHidden/>
        </w:rPr>
        <w:fldChar w:fldCharType="separate"/>
      </w:r>
      <w:ins w:id="228" w:author="Lukas Huwe" w:date="2015-02-04T19:36:00Z">
        <w:r w:rsidR="00A35044">
          <w:rPr>
            <w:noProof/>
            <w:webHidden/>
          </w:rPr>
          <w:t>6</w:t>
        </w:r>
        <w:r>
          <w:rPr>
            <w:noProof/>
            <w:webHidden/>
          </w:rPr>
          <w:fldChar w:fldCharType="end"/>
        </w:r>
        <w:r w:rsidRPr="00E169A1">
          <w:rPr>
            <w:rStyle w:val="Hyperlink"/>
            <w:noProof/>
          </w:rPr>
          <w:fldChar w:fldCharType="end"/>
        </w:r>
      </w:ins>
    </w:p>
    <w:p w:rsidR="00A35044" w:rsidRDefault="000C5267">
      <w:pPr>
        <w:pStyle w:val="Abbildungsverzeichnis"/>
        <w:tabs>
          <w:tab w:val="right" w:leader="dot" w:pos="9062"/>
        </w:tabs>
        <w:rPr>
          <w:ins w:id="229" w:author="Lukas Huwe" w:date="2015-02-04T19:36:00Z"/>
          <w:rFonts w:asciiTheme="minorHAnsi" w:eastAsiaTheme="minorEastAsia" w:hAnsiTheme="minorHAnsi"/>
          <w:noProof/>
          <w:lang w:eastAsia="de-DE"/>
        </w:rPr>
      </w:pPr>
      <w:ins w:id="230" w:author="Lukas Huwe" w:date="2015-02-04T19:36:00Z">
        <w:r w:rsidRPr="00E169A1">
          <w:rPr>
            <w:rStyle w:val="Hyperlink"/>
            <w:noProof/>
          </w:rPr>
          <w:fldChar w:fldCharType="begin"/>
        </w:r>
        <w:r w:rsidR="00A35044" w:rsidRPr="00E169A1">
          <w:rPr>
            <w:rStyle w:val="Hyperlink"/>
            <w:noProof/>
          </w:rPr>
          <w:instrText xml:space="preserve"> </w:instrText>
        </w:r>
        <w:r w:rsidR="00A35044">
          <w:rPr>
            <w:noProof/>
          </w:rPr>
          <w:instrText>HYPERLINK \l "_Toc410841920"</w:instrText>
        </w:r>
        <w:r w:rsidR="00A35044" w:rsidRPr="00E169A1">
          <w:rPr>
            <w:rStyle w:val="Hyperlink"/>
            <w:noProof/>
          </w:rPr>
          <w:instrText xml:space="preserve"> </w:instrText>
        </w:r>
        <w:r w:rsidRPr="00E169A1">
          <w:rPr>
            <w:rStyle w:val="Hyperlink"/>
            <w:noProof/>
          </w:rPr>
          <w:fldChar w:fldCharType="separate"/>
        </w:r>
        <w:r w:rsidR="00A35044" w:rsidRPr="00E169A1">
          <w:rPr>
            <w:rStyle w:val="Hyperlink"/>
            <w:noProof/>
          </w:rPr>
          <w:t>Abbildung 3: SourceTree Pushmöglichkeit und Änderungshistorie</w:t>
        </w:r>
        <w:r w:rsidR="00A35044">
          <w:rPr>
            <w:noProof/>
            <w:webHidden/>
          </w:rPr>
          <w:tab/>
        </w:r>
        <w:r>
          <w:rPr>
            <w:noProof/>
            <w:webHidden/>
          </w:rPr>
          <w:fldChar w:fldCharType="begin"/>
        </w:r>
        <w:r w:rsidR="00A35044">
          <w:rPr>
            <w:noProof/>
            <w:webHidden/>
          </w:rPr>
          <w:instrText xml:space="preserve"> PAGEREF _Toc410841920 \h </w:instrText>
        </w:r>
      </w:ins>
      <w:r>
        <w:rPr>
          <w:noProof/>
          <w:webHidden/>
        </w:rPr>
      </w:r>
      <w:r>
        <w:rPr>
          <w:noProof/>
          <w:webHidden/>
        </w:rPr>
        <w:fldChar w:fldCharType="separate"/>
      </w:r>
      <w:ins w:id="231" w:author="Lukas Huwe" w:date="2015-02-04T19:36:00Z">
        <w:r w:rsidR="00A35044">
          <w:rPr>
            <w:noProof/>
            <w:webHidden/>
          </w:rPr>
          <w:t>7</w:t>
        </w:r>
        <w:r>
          <w:rPr>
            <w:noProof/>
            <w:webHidden/>
          </w:rPr>
          <w:fldChar w:fldCharType="end"/>
        </w:r>
        <w:r w:rsidRPr="00E169A1">
          <w:rPr>
            <w:rStyle w:val="Hyperlink"/>
            <w:noProof/>
          </w:rPr>
          <w:fldChar w:fldCharType="end"/>
        </w:r>
      </w:ins>
    </w:p>
    <w:p w:rsidR="00A35044" w:rsidRDefault="000C5267">
      <w:pPr>
        <w:pStyle w:val="Abbildungsverzeichnis"/>
        <w:tabs>
          <w:tab w:val="right" w:leader="dot" w:pos="9062"/>
        </w:tabs>
        <w:rPr>
          <w:ins w:id="232" w:author="Lukas Huwe" w:date="2015-02-04T19:36:00Z"/>
          <w:rFonts w:asciiTheme="minorHAnsi" w:eastAsiaTheme="minorEastAsia" w:hAnsiTheme="minorHAnsi"/>
          <w:noProof/>
          <w:lang w:eastAsia="de-DE"/>
        </w:rPr>
      </w:pPr>
      <w:ins w:id="233" w:author="Lukas Huwe" w:date="2015-02-04T19:36:00Z">
        <w:r w:rsidRPr="00E169A1">
          <w:rPr>
            <w:rStyle w:val="Hyperlink"/>
            <w:noProof/>
          </w:rPr>
          <w:fldChar w:fldCharType="begin"/>
        </w:r>
        <w:r w:rsidR="00A35044" w:rsidRPr="00E169A1">
          <w:rPr>
            <w:rStyle w:val="Hyperlink"/>
            <w:noProof/>
          </w:rPr>
          <w:instrText xml:space="preserve"> </w:instrText>
        </w:r>
        <w:r w:rsidR="00A35044">
          <w:rPr>
            <w:noProof/>
          </w:rPr>
          <w:instrText>HYPERLINK \l "_Toc410841921"</w:instrText>
        </w:r>
        <w:r w:rsidR="00A35044" w:rsidRPr="00E169A1">
          <w:rPr>
            <w:rStyle w:val="Hyperlink"/>
            <w:noProof/>
          </w:rPr>
          <w:instrText xml:space="preserve"> </w:instrText>
        </w:r>
        <w:r w:rsidRPr="00E169A1">
          <w:rPr>
            <w:rStyle w:val="Hyperlink"/>
            <w:noProof/>
          </w:rPr>
          <w:fldChar w:fldCharType="separate"/>
        </w:r>
        <w:r w:rsidR="00A35044" w:rsidRPr="00E169A1">
          <w:rPr>
            <w:rStyle w:val="Hyperlink"/>
            <w:noProof/>
          </w:rPr>
          <w:t>Abbildung 4: Startbildschirm</w:t>
        </w:r>
        <w:r w:rsidR="00A35044">
          <w:rPr>
            <w:noProof/>
            <w:webHidden/>
          </w:rPr>
          <w:tab/>
        </w:r>
        <w:r>
          <w:rPr>
            <w:noProof/>
            <w:webHidden/>
          </w:rPr>
          <w:fldChar w:fldCharType="begin"/>
        </w:r>
        <w:r w:rsidR="00A35044">
          <w:rPr>
            <w:noProof/>
            <w:webHidden/>
          </w:rPr>
          <w:instrText xml:space="preserve"> PAGEREF _Toc410841921 \h </w:instrText>
        </w:r>
      </w:ins>
      <w:r>
        <w:rPr>
          <w:noProof/>
          <w:webHidden/>
        </w:rPr>
      </w:r>
      <w:r>
        <w:rPr>
          <w:noProof/>
          <w:webHidden/>
        </w:rPr>
        <w:fldChar w:fldCharType="separate"/>
      </w:r>
      <w:ins w:id="234" w:author="Lukas Huwe" w:date="2015-02-04T19:36:00Z">
        <w:r w:rsidR="00A35044">
          <w:rPr>
            <w:noProof/>
            <w:webHidden/>
          </w:rPr>
          <w:t>7</w:t>
        </w:r>
        <w:r>
          <w:rPr>
            <w:noProof/>
            <w:webHidden/>
          </w:rPr>
          <w:fldChar w:fldCharType="end"/>
        </w:r>
        <w:r w:rsidRPr="00E169A1">
          <w:rPr>
            <w:rStyle w:val="Hyperlink"/>
            <w:noProof/>
          </w:rPr>
          <w:fldChar w:fldCharType="end"/>
        </w:r>
      </w:ins>
    </w:p>
    <w:p w:rsidR="00A35044" w:rsidRDefault="000C5267">
      <w:pPr>
        <w:pStyle w:val="Abbildungsverzeichnis"/>
        <w:tabs>
          <w:tab w:val="right" w:leader="dot" w:pos="9062"/>
        </w:tabs>
        <w:rPr>
          <w:ins w:id="235" w:author="Lukas Huwe" w:date="2015-02-04T19:36:00Z"/>
          <w:rFonts w:asciiTheme="minorHAnsi" w:eastAsiaTheme="minorEastAsia" w:hAnsiTheme="minorHAnsi"/>
          <w:noProof/>
          <w:lang w:eastAsia="de-DE"/>
        </w:rPr>
      </w:pPr>
      <w:ins w:id="236" w:author="Lukas Huwe" w:date="2015-02-04T19:36:00Z">
        <w:r w:rsidRPr="00E169A1">
          <w:rPr>
            <w:rStyle w:val="Hyperlink"/>
            <w:noProof/>
          </w:rPr>
          <w:fldChar w:fldCharType="begin"/>
        </w:r>
        <w:r w:rsidR="00A35044" w:rsidRPr="00E169A1">
          <w:rPr>
            <w:rStyle w:val="Hyperlink"/>
            <w:noProof/>
          </w:rPr>
          <w:instrText xml:space="preserve"> </w:instrText>
        </w:r>
        <w:r w:rsidR="00A35044">
          <w:rPr>
            <w:noProof/>
          </w:rPr>
          <w:instrText>HYPERLINK \l "_Toc410841922"</w:instrText>
        </w:r>
        <w:r w:rsidR="00A35044" w:rsidRPr="00E169A1">
          <w:rPr>
            <w:rStyle w:val="Hyperlink"/>
            <w:noProof/>
          </w:rPr>
          <w:instrText xml:space="preserve"> </w:instrText>
        </w:r>
        <w:r w:rsidRPr="00E169A1">
          <w:rPr>
            <w:rStyle w:val="Hyperlink"/>
            <w:noProof/>
          </w:rPr>
          <w:fldChar w:fldCharType="separate"/>
        </w:r>
        <w:r w:rsidR="00A35044" w:rsidRPr="00E169A1">
          <w:rPr>
            <w:rStyle w:val="Hyperlink"/>
            <w:noProof/>
          </w:rPr>
          <w:t>Abbildung 5: Erweiterter GUI-Editor</w:t>
        </w:r>
        <w:r w:rsidR="00A35044">
          <w:rPr>
            <w:noProof/>
            <w:webHidden/>
          </w:rPr>
          <w:tab/>
        </w:r>
        <w:r>
          <w:rPr>
            <w:noProof/>
            <w:webHidden/>
          </w:rPr>
          <w:fldChar w:fldCharType="begin"/>
        </w:r>
        <w:r w:rsidR="00A35044">
          <w:rPr>
            <w:noProof/>
            <w:webHidden/>
          </w:rPr>
          <w:instrText xml:space="preserve"> PAGEREF _Toc410841922 \h </w:instrText>
        </w:r>
      </w:ins>
      <w:r>
        <w:rPr>
          <w:noProof/>
          <w:webHidden/>
        </w:rPr>
      </w:r>
      <w:r>
        <w:rPr>
          <w:noProof/>
          <w:webHidden/>
        </w:rPr>
        <w:fldChar w:fldCharType="separate"/>
      </w:r>
      <w:ins w:id="237" w:author="Lukas Huwe" w:date="2015-02-04T19:36:00Z">
        <w:r w:rsidR="00A35044">
          <w:rPr>
            <w:noProof/>
            <w:webHidden/>
          </w:rPr>
          <w:t>8</w:t>
        </w:r>
        <w:r>
          <w:rPr>
            <w:noProof/>
            <w:webHidden/>
          </w:rPr>
          <w:fldChar w:fldCharType="end"/>
        </w:r>
        <w:r w:rsidRPr="00E169A1">
          <w:rPr>
            <w:rStyle w:val="Hyperlink"/>
            <w:noProof/>
          </w:rPr>
          <w:fldChar w:fldCharType="end"/>
        </w:r>
      </w:ins>
    </w:p>
    <w:p w:rsidR="00A35044" w:rsidRDefault="000C5267">
      <w:pPr>
        <w:pStyle w:val="Abbildungsverzeichnis"/>
        <w:tabs>
          <w:tab w:val="right" w:leader="dot" w:pos="9062"/>
        </w:tabs>
        <w:rPr>
          <w:ins w:id="238" w:author="Lukas Huwe" w:date="2015-02-04T19:36:00Z"/>
          <w:rFonts w:asciiTheme="minorHAnsi" w:eastAsiaTheme="minorEastAsia" w:hAnsiTheme="minorHAnsi"/>
          <w:noProof/>
          <w:lang w:eastAsia="de-DE"/>
        </w:rPr>
      </w:pPr>
      <w:ins w:id="239" w:author="Lukas Huwe" w:date="2015-02-04T19:36:00Z">
        <w:r w:rsidRPr="00E169A1">
          <w:rPr>
            <w:rStyle w:val="Hyperlink"/>
            <w:noProof/>
          </w:rPr>
          <w:fldChar w:fldCharType="begin"/>
        </w:r>
        <w:r w:rsidR="00A35044" w:rsidRPr="00E169A1">
          <w:rPr>
            <w:rStyle w:val="Hyperlink"/>
            <w:noProof/>
          </w:rPr>
          <w:instrText xml:space="preserve"> </w:instrText>
        </w:r>
        <w:r w:rsidR="00A35044">
          <w:rPr>
            <w:noProof/>
          </w:rPr>
          <w:instrText>HYPERLINK \l "_Toc410841923"</w:instrText>
        </w:r>
        <w:r w:rsidR="00A35044" w:rsidRPr="00E169A1">
          <w:rPr>
            <w:rStyle w:val="Hyperlink"/>
            <w:noProof/>
          </w:rPr>
          <w:instrText xml:space="preserve"> </w:instrText>
        </w:r>
        <w:r w:rsidRPr="00E169A1">
          <w:rPr>
            <w:rStyle w:val="Hyperlink"/>
            <w:noProof/>
          </w:rPr>
          <w:fldChar w:fldCharType="separate"/>
        </w:r>
        <w:r w:rsidR="00A35044" w:rsidRPr="00E169A1">
          <w:rPr>
            <w:rStyle w:val="Hyperlink"/>
            <w:noProof/>
          </w:rPr>
          <w:t>Abbildung 6: Codeentwicklung</w:t>
        </w:r>
        <w:r w:rsidR="00A35044">
          <w:rPr>
            <w:noProof/>
            <w:webHidden/>
          </w:rPr>
          <w:tab/>
        </w:r>
        <w:r>
          <w:rPr>
            <w:noProof/>
            <w:webHidden/>
          </w:rPr>
          <w:fldChar w:fldCharType="begin"/>
        </w:r>
        <w:r w:rsidR="00A35044">
          <w:rPr>
            <w:noProof/>
            <w:webHidden/>
          </w:rPr>
          <w:instrText xml:space="preserve"> PAGEREF _Toc410841923 \h </w:instrText>
        </w:r>
      </w:ins>
      <w:r>
        <w:rPr>
          <w:noProof/>
          <w:webHidden/>
        </w:rPr>
      </w:r>
      <w:r>
        <w:rPr>
          <w:noProof/>
          <w:webHidden/>
        </w:rPr>
        <w:fldChar w:fldCharType="separate"/>
      </w:r>
      <w:ins w:id="240" w:author="Lukas Huwe" w:date="2015-02-04T19:36:00Z">
        <w:r w:rsidR="00A35044">
          <w:rPr>
            <w:noProof/>
            <w:webHidden/>
          </w:rPr>
          <w:t>8</w:t>
        </w:r>
        <w:r>
          <w:rPr>
            <w:noProof/>
            <w:webHidden/>
          </w:rPr>
          <w:fldChar w:fldCharType="end"/>
        </w:r>
        <w:r w:rsidRPr="00E169A1">
          <w:rPr>
            <w:rStyle w:val="Hyperlink"/>
            <w:noProof/>
          </w:rPr>
          <w:fldChar w:fldCharType="end"/>
        </w:r>
      </w:ins>
    </w:p>
    <w:p w:rsidR="00A35044" w:rsidRDefault="000C5267">
      <w:pPr>
        <w:pStyle w:val="Abbildungsverzeichnis"/>
        <w:tabs>
          <w:tab w:val="right" w:leader="dot" w:pos="9062"/>
        </w:tabs>
        <w:rPr>
          <w:ins w:id="241" w:author="Lukas Huwe" w:date="2015-02-04T19:36:00Z"/>
          <w:rFonts w:asciiTheme="minorHAnsi" w:eastAsiaTheme="minorEastAsia" w:hAnsiTheme="minorHAnsi"/>
          <w:noProof/>
          <w:lang w:eastAsia="de-DE"/>
        </w:rPr>
      </w:pPr>
      <w:ins w:id="242" w:author="Lukas Huwe" w:date="2015-02-04T19:36:00Z">
        <w:r w:rsidRPr="00E169A1">
          <w:rPr>
            <w:rStyle w:val="Hyperlink"/>
            <w:noProof/>
          </w:rPr>
          <w:fldChar w:fldCharType="begin"/>
        </w:r>
        <w:r w:rsidR="00A35044" w:rsidRPr="00E169A1">
          <w:rPr>
            <w:rStyle w:val="Hyperlink"/>
            <w:noProof/>
          </w:rPr>
          <w:instrText xml:space="preserve"> </w:instrText>
        </w:r>
        <w:r w:rsidR="00A35044">
          <w:rPr>
            <w:noProof/>
          </w:rPr>
          <w:instrText>HYPERLINK \l "_Toc410841924"</w:instrText>
        </w:r>
        <w:r w:rsidR="00A35044" w:rsidRPr="00E169A1">
          <w:rPr>
            <w:rStyle w:val="Hyperlink"/>
            <w:noProof/>
          </w:rPr>
          <w:instrText xml:space="preserve"> </w:instrText>
        </w:r>
        <w:r w:rsidRPr="00E169A1">
          <w:rPr>
            <w:rStyle w:val="Hyperlink"/>
            <w:noProof/>
          </w:rPr>
          <w:fldChar w:fldCharType="separate"/>
        </w:r>
        <w:r w:rsidR="00A35044" w:rsidRPr="00E169A1">
          <w:rPr>
            <w:rStyle w:val="Hyperlink"/>
            <w:noProof/>
          </w:rPr>
          <w:t>Abbildung 7: SDK-Manager</w:t>
        </w:r>
        <w:r w:rsidR="00A35044">
          <w:rPr>
            <w:noProof/>
            <w:webHidden/>
          </w:rPr>
          <w:tab/>
        </w:r>
        <w:r>
          <w:rPr>
            <w:noProof/>
            <w:webHidden/>
          </w:rPr>
          <w:fldChar w:fldCharType="begin"/>
        </w:r>
        <w:r w:rsidR="00A35044">
          <w:rPr>
            <w:noProof/>
            <w:webHidden/>
          </w:rPr>
          <w:instrText xml:space="preserve"> PAGEREF _Toc410841924 \h </w:instrText>
        </w:r>
      </w:ins>
      <w:r>
        <w:rPr>
          <w:noProof/>
          <w:webHidden/>
        </w:rPr>
      </w:r>
      <w:r>
        <w:rPr>
          <w:noProof/>
          <w:webHidden/>
        </w:rPr>
        <w:fldChar w:fldCharType="separate"/>
      </w:r>
      <w:ins w:id="243" w:author="Lukas Huwe" w:date="2015-02-04T19:36:00Z">
        <w:r w:rsidR="00A35044">
          <w:rPr>
            <w:noProof/>
            <w:webHidden/>
          </w:rPr>
          <w:t>9</w:t>
        </w:r>
        <w:r>
          <w:rPr>
            <w:noProof/>
            <w:webHidden/>
          </w:rPr>
          <w:fldChar w:fldCharType="end"/>
        </w:r>
        <w:r w:rsidRPr="00E169A1">
          <w:rPr>
            <w:rStyle w:val="Hyperlink"/>
            <w:noProof/>
          </w:rPr>
          <w:fldChar w:fldCharType="end"/>
        </w:r>
      </w:ins>
    </w:p>
    <w:p w:rsidR="00A35044" w:rsidRDefault="000C5267">
      <w:pPr>
        <w:pStyle w:val="Abbildungsverzeichnis"/>
        <w:tabs>
          <w:tab w:val="right" w:leader="dot" w:pos="9062"/>
        </w:tabs>
        <w:rPr>
          <w:ins w:id="244" w:author="Lukas Huwe" w:date="2015-02-04T19:36:00Z"/>
          <w:rFonts w:asciiTheme="minorHAnsi" w:eastAsiaTheme="minorEastAsia" w:hAnsiTheme="minorHAnsi"/>
          <w:noProof/>
          <w:lang w:eastAsia="de-DE"/>
        </w:rPr>
      </w:pPr>
      <w:ins w:id="245" w:author="Lukas Huwe" w:date="2015-02-04T19:36:00Z">
        <w:r w:rsidRPr="00E169A1">
          <w:rPr>
            <w:rStyle w:val="Hyperlink"/>
            <w:noProof/>
          </w:rPr>
          <w:fldChar w:fldCharType="begin"/>
        </w:r>
        <w:r w:rsidR="00A35044" w:rsidRPr="00E169A1">
          <w:rPr>
            <w:rStyle w:val="Hyperlink"/>
            <w:noProof/>
          </w:rPr>
          <w:instrText xml:space="preserve"> </w:instrText>
        </w:r>
        <w:r w:rsidR="00A35044">
          <w:rPr>
            <w:noProof/>
          </w:rPr>
          <w:instrText>HYPERLINK \l "_Toc410841925"</w:instrText>
        </w:r>
        <w:r w:rsidR="00A35044" w:rsidRPr="00E169A1">
          <w:rPr>
            <w:rStyle w:val="Hyperlink"/>
            <w:noProof/>
          </w:rPr>
          <w:instrText xml:space="preserve"> </w:instrText>
        </w:r>
        <w:r w:rsidRPr="00E169A1">
          <w:rPr>
            <w:rStyle w:val="Hyperlink"/>
            <w:noProof/>
          </w:rPr>
          <w:fldChar w:fldCharType="separate"/>
        </w:r>
        <w:r w:rsidR="00A35044" w:rsidRPr="00E169A1">
          <w:rPr>
            <w:rStyle w:val="Hyperlink"/>
            <w:noProof/>
          </w:rPr>
          <w:t>Abbildung 8: AVD-Manager</w:t>
        </w:r>
        <w:r w:rsidR="00A35044">
          <w:rPr>
            <w:noProof/>
            <w:webHidden/>
          </w:rPr>
          <w:tab/>
        </w:r>
        <w:r>
          <w:rPr>
            <w:noProof/>
            <w:webHidden/>
          </w:rPr>
          <w:fldChar w:fldCharType="begin"/>
        </w:r>
        <w:r w:rsidR="00A35044">
          <w:rPr>
            <w:noProof/>
            <w:webHidden/>
          </w:rPr>
          <w:instrText xml:space="preserve"> PAGEREF _Toc410841925 \h </w:instrText>
        </w:r>
      </w:ins>
      <w:r>
        <w:rPr>
          <w:noProof/>
          <w:webHidden/>
        </w:rPr>
      </w:r>
      <w:r>
        <w:rPr>
          <w:noProof/>
          <w:webHidden/>
        </w:rPr>
        <w:fldChar w:fldCharType="separate"/>
      </w:r>
      <w:ins w:id="246" w:author="Lukas Huwe" w:date="2015-02-04T19:36:00Z">
        <w:r w:rsidR="00A35044">
          <w:rPr>
            <w:noProof/>
            <w:webHidden/>
          </w:rPr>
          <w:t>9</w:t>
        </w:r>
        <w:r>
          <w:rPr>
            <w:noProof/>
            <w:webHidden/>
          </w:rPr>
          <w:fldChar w:fldCharType="end"/>
        </w:r>
        <w:r w:rsidRPr="00E169A1">
          <w:rPr>
            <w:rStyle w:val="Hyperlink"/>
            <w:noProof/>
          </w:rPr>
          <w:fldChar w:fldCharType="end"/>
        </w:r>
      </w:ins>
    </w:p>
    <w:p w:rsidR="00A35044" w:rsidRDefault="000C5267">
      <w:pPr>
        <w:pStyle w:val="Abbildungsverzeichnis"/>
        <w:tabs>
          <w:tab w:val="right" w:leader="dot" w:pos="9062"/>
        </w:tabs>
        <w:rPr>
          <w:ins w:id="247" w:author="Lukas Huwe" w:date="2015-02-04T19:36:00Z"/>
          <w:rFonts w:asciiTheme="minorHAnsi" w:eastAsiaTheme="minorEastAsia" w:hAnsiTheme="minorHAnsi"/>
          <w:noProof/>
          <w:lang w:eastAsia="de-DE"/>
        </w:rPr>
      </w:pPr>
      <w:ins w:id="248" w:author="Lukas Huwe" w:date="2015-02-04T19:36:00Z">
        <w:r w:rsidRPr="00E169A1">
          <w:rPr>
            <w:rStyle w:val="Hyperlink"/>
            <w:noProof/>
          </w:rPr>
          <w:fldChar w:fldCharType="begin"/>
        </w:r>
        <w:r w:rsidR="00A35044" w:rsidRPr="00E169A1">
          <w:rPr>
            <w:rStyle w:val="Hyperlink"/>
            <w:noProof/>
          </w:rPr>
          <w:instrText xml:space="preserve"> </w:instrText>
        </w:r>
        <w:r w:rsidR="00A35044">
          <w:rPr>
            <w:noProof/>
          </w:rPr>
          <w:instrText>HYPERLINK \l "_Toc410841926"</w:instrText>
        </w:r>
        <w:r w:rsidR="00A35044" w:rsidRPr="00E169A1">
          <w:rPr>
            <w:rStyle w:val="Hyperlink"/>
            <w:noProof/>
          </w:rPr>
          <w:instrText xml:space="preserve"> </w:instrText>
        </w:r>
        <w:r w:rsidRPr="00E169A1">
          <w:rPr>
            <w:rStyle w:val="Hyperlink"/>
            <w:noProof/>
          </w:rPr>
          <w:fldChar w:fldCharType="separate"/>
        </w:r>
        <w:r w:rsidR="00A35044" w:rsidRPr="00E169A1">
          <w:rPr>
            <w:rStyle w:val="Hyperlink"/>
            <w:noProof/>
          </w:rPr>
          <w:t>Abbildung 9: Logo</w:t>
        </w:r>
        <w:r w:rsidR="00A35044">
          <w:rPr>
            <w:noProof/>
            <w:webHidden/>
          </w:rPr>
          <w:tab/>
        </w:r>
        <w:r>
          <w:rPr>
            <w:noProof/>
            <w:webHidden/>
          </w:rPr>
          <w:fldChar w:fldCharType="begin"/>
        </w:r>
        <w:r w:rsidR="00A35044">
          <w:rPr>
            <w:noProof/>
            <w:webHidden/>
          </w:rPr>
          <w:instrText xml:space="preserve"> PAGEREF _Toc410841926 \h </w:instrText>
        </w:r>
      </w:ins>
      <w:r>
        <w:rPr>
          <w:noProof/>
          <w:webHidden/>
        </w:rPr>
      </w:r>
      <w:r>
        <w:rPr>
          <w:noProof/>
          <w:webHidden/>
        </w:rPr>
        <w:fldChar w:fldCharType="separate"/>
      </w:r>
      <w:ins w:id="249" w:author="Lukas Huwe" w:date="2015-02-04T19:36:00Z">
        <w:r w:rsidR="00A35044">
          <w:rPr>
            <w:noProof/>
            <w:webHidden/>
          </w:rPr>
          <w:t>10</w:t>
        </w:r>
        <w:r>
          <w:rPr>
            <w:noProof/>
            <w:webHidden/>
          </w:rPr>
          <w:fldChar w:fldCharType="end"/>
        </w:r>
        <w:r w:rsidRPr="00E169A1">
          <w:rPr>
            <w:rStyle w:val="Hyperlink"/>
            <w:noProof/>
          </w:rPr>
          <w:fldChar w:fldCharType="end"/>
        </w:r>
      </w:ins>
    </w:p>
    <w:p w:rsidR="00A35044" w:rsidRDefault="000C5267">
      <w:pPr>
        <w:pStyle w:val="Abbildungsverzeichnis"/>
        <w:tabs>
          <w:tab w:val="right" w:leader="dot" w:pos="9062"/>
        </w:tabs>
        <w:rPr>
          <w:ins w:id="250" w:author="Lukas Huwe" w:date="2015-02-04T19:36:00Z"/>
          <w:rFonts w:asciiTheme="minorHAnsi" w:eastAsiaTheme="minorEastAsia" w:hAnsiTheme="minorHAnsi"/>
          <w:noProof/>
          <w:lang w:eastAsia="de-DE"/>
        </w:rPr>
      </w:pPr>
      <w:ins w:id="251" w:author="Lukas Huwe" w:date="2015-02-04T19:36:00Z">
        <w:r w:rsidRPr="00E169A1">
          <w:rPr>
            <w:rStyle w:val="Hyperlink"/>
            <w:noProof/>
          </w:rPr>
          <w:fldChar w:fldCharType="begin"/>
        </w:r>
        <w:r w:rsidR="00A35044" w:rsidRPr="00E169A1">
          <w:rPr>
            <w:rStyle w:val="Hyperlink"/>
            <w:noProof/>
          </w:rPr>
          <w:instrText xml:space="preserve"> </w:instrText>
        </w:r>
        <w:r w:rsidR="00A35044">
          <w:rPr>
            <w:noProof/>
          </w:rPr>
          <w:instrText>HYPERLINK \l "_Toc410841927"</w:instrText>
        </w:r>
        <w:r w:rsidR="00A35044" w:rsidRPr="00E169A1">
          <w:rPr>
            <w:rStyle w:val="Hyperlink"/>
            <w:noProof/>
          </w:rPr>
          <w:instrText xml:space="preserve"> </w:instrText>
        </w:r>
        <w:r w:rsidRPr="00E169A1">
          <w:rPr>
            <w:rStyle w:val="Hyperlink"/>
            <w:noProof/>
          </w:rPr>
          <w:fldChar w:fldCharType="separate"/>
        </w:r>
        <w:r w:rsidR="00A35044" w:rsidRPr="00E169A1">
          <w:rPr>
            <w:rStyle w:val="Hyperlink"/>
            <w:noProof/>
          </w:rPr>
          <w:t>Abbildung 10: build.gradle aus dem Projekt</w:t>
        </w:r>
        <w:r w:rsidR="00A35044">
          <w:rPr>
            <w:noProof/>
            <w:webHidden/>
          </w:rPr>
          <w:tab/>
        </w:r>
        <w:r>
          <w:rPr>
            <w:noProof/>
            <w:webHidden/>
          </w:rPr>
          <w:fldChar w:fldCharType="begin"/>
        </w:r>
        <w:r w:rsidR="00A35044">
          <w:rPr>
            <w:noProof/>
            <w:webHidden/>
          </w:rPr>
          <w:instrText xml:space="preserve"> PAGEREF _Toc410841927 \h </w:instrText>
        </w:r>
      </w:ins>
      <w:r>
        <w:rPr>
          <w:noProof/>
          <w:webHidden/>
        </w:rPr>
      </w:r>
      <w:r>
        <w:rPr>
          <w:noProof/>
          <w:webHidden/>
        </w:rPr>
        <w:fldChar w:fldCharType="separate"/>
      </w:r>
      <w:ins w:id="252" w:author="Lukas Huwe" w:date="2015-02-04T19:36:00Z">
        <w:r w:rsidR="00A35044">
          <w:rPr>
            <w:noProof/>
            <w:webHidden/>
          </w:rPr>
          <w:t>10</w:t>
        </w:r>
        <w:r>
          <w:rPr>
            <w:noProof/>
            <w:webHidden/>
          </w:rPr>
          <w:fldChar w:fldCharType="end"/>
        </w:r>
        <w:r w:rsidRPr="00E169A1">
          <w:rPr>
            <w:rStyle w:val="Hyperlink"/>
            <w:noProof/>
          </w:rPr>
          <w:fldChar w:fldCharType="end"/>
        </w:r>
      </w:ins>
    </w:p>
    <w:p w:rsidR="00A35044" w:rsidRDefault="000C5267">
      <w:pPr>
        <w:pStyle w:val="Abbildungsverzeichnis"/>
        <w:tabs>
          <w:tab w:val="right" w:leader="dot" w:pos="9062"/>
        </w:tabs>
        <w:rPr>
          <w:ins w:id="253" w:author="Lukas Huwe" w:date="2015-02-04T19:36:00Z"/>
          <w:rFonts w:asciiTheme="minorHAnsi" w:eastAsiaTheme="minorEastAsia" w:hAnsiTheme="minorHAnsi"/>
          <w:noProof/>
          <w:lang w:eastAsia="de-DE"/>
        </w:rPr>
      </w:pPr>
      <w:ins w:id="254" w:author="Lukas Huwe" w:date="2015-02-04T19:36:00Z">
        <w:r w:rsidRPr="00E169A1">
          <w:rPr>
            <w:rStyle w:val="Hyperlink"/>
            <w:noProof/>
          </w:rPr>
          <w:fldChar w:fldCharType="begin"/>
        </w:r>
        <w:r w:rsidR="00A35044" w:rsidRPr="00E169A1">
          <w:rPr>
            <w:rStyle w:val="Hyperlink"/>
            <w:noProof/>
          </w:rPr>
          <w:instrText xml:space="preserve"> </w:instrText>
        </w:r>
        <w:r w:rsidR="00A35044">
          <w:rPr>
            <w:noProof/>
          </w:rPr>
          <w:instrText>HYPERLINK \l "_Toc410841928"</w:instrText>
        </w:r>
        <w:r w:rsidR="00A35044" w:rsidRPr="00E169A1">
          <w:rPr>
            <w:rStyle w:val="Hyperlink"/>
            <w:noProof/>
          </w:rPr>
          <w:instrText xml:space="preserve"> </w:instrText>
        </w:r>
        <w:r w:rsidRPr="00E169A1">
          <w:rPr>
            <w:rStyle w:val="Hyperlink"/>
            <w:noProof/>
          </w:rPr>
          <w:fldChar w:fldCharType="separate"/>
        </w:r>
        <w:r w:rsidR="00A35044" w:rsidRPr="00E169A1">
          <w:rPr>
            <w:rStyle w:val="Hyperlink"/>
            <w:noProof/>
          </w:rPr>
          <w:t>Abbildung 11: Konfigurierter Android Test</w:t>
        </w:r>
        <w:r w:rsidR="00A35044">
          <w:rPr>
            <w:noProof/>
            <w:webHidden/>
          </w:rPr>
          <w:tab/>
        </w:r>
        <w:r>
          <w:rPr>
            <w:noProof/>
            <w:webHidden/>
          </w:rPr>
          <w:fldChar w:fldCharType="begin"/>
        </w:r>
        <w:r w:rsidR="00A35044">
          <w:rPr>
            <w:noProof/>
            <w:webHidden/>
          </w:rPr>
          <w:instrText xml:space="preserve"> PAGEREF _Toc410841928 \h </w:instrText>
        </w:r>
      </w:ins>
      <w:r>
        <w:rPr>
          <w:noProof/>
          <w:webHidden/>
        </w:rPr>
      </w:r>
      <w:r>
        <w:rPr>
          <w:noProof/>
          <w:webHidden/>
        </w:rPr>
        <w:fldChar w:fldCharType="separate"/>
      </w:r>
      <w:ins w:id="255" w:author="Lukas Huwe" w:date="2015-02-04T19:36:00Z">
        <w:r w:rsidR="00A35044">
          <w:rPr>
            <w:noProof/>
            <w:webHidden/>
          </w:rPr>
          <w:t>11</w:t>
        </w:r>
        <w:r>
          <w:rPr>
            <w:noProof/>
            <w:webHidden/>
          </w:rPr>
          <w:fldChar w:fldCharType="end"/>
        </w:r>
        <w:r w:rsidRPr="00E169A1">
          <w:rPr>
            <w:rStyle w:val="Hyperlink"/>
            <w:noProof/>
          </w:rPr>
          <w:fldChar w:fldCharType="end"/>
        </w:r>
      </w:ins>
    </w:p>
    <w:p w:rsidR="00A35044" w:rsidRDefault="000C5267">
      <w:pPr>
        <w:pStyle w:val="Abbildungsverzeichnis"/>
        <w:tabs>
          <w:tab w:val="right" w:leader="dot" w:pos="9062"/>
        </w:tabs>
        <w:rPr>
          <w:ins w:id="256" w:author="Lukas Huwe" w:date="2015-02-04T19:36:00Z"/>
          <w:rFonts w:asciiTheme="minorHAnsi" w:eastAsiaTheme="minorEastAsia" w:hAnsiTheme="minorHAnsi"/>
          <w:noProof/>
          <w:lang w:eastAsia="de-DE"/>
        </w:rPr>
      </w:pPr>
      <w:ins w:id="257" w:author="Lukas Huwe" w:date="2015-02-04T19:36:00Z">
        <w:r w:rsidRPr="00E169A1">
          <w:rPr>
            <w:rStyle w:val="Hyperlink"/>
            <w:noProof/>
          </w:rPr>
          <w:fldChar w:fldCharType="begin"/>
        </w:r>
        <w:r w:rsidR="00A35044" w:rsidRPr="00E169A1">
          <w:rPr>
            <w:rStyle w:val="Hyperlink"/>
            <w:noProof/>
          </w:rPr>
          <w:instrText xml:space="preserve"> </w:instrText>
        </w:r>
        <w:r w:rsidR="00A35044">
          <w:rPr>
            <w:noProof/>
          </w:rPr>
          <w:instrText>HYPERLINK \l "_Toc410841929"</w:instrText>
        </w:r>
        <w:r w:rsidR="00A35044" w:rsidRPr="00E169A1">
          <w:rPr>
            <w:rStyle w:val="Hyperlink"/>
            <w:noProof/>
          </w:rPr>
          <w:instrText xml:space="preserve"> </w:instrText>
        </w:r>
        <w:r w:rsidRPr="00E169A1">
          <w:rPr>
            <w:rStyle w:val="Hyperlink"/>
            <w:noProof/>
          </w:rPr>
          <w:fldChar w:fldCharType="separate"/>
        </w:r>
        <w:r w:rsidR="00A35044" w:rsidRPr="00E169A1">
          <w:rPr>
            <w:rStyle w:val="Hyperlink"/>
            <w:noProof/>
          </w:rPr>
          <w:t>Abbildung 12: Quellcode der Tests</w:t>
        </w:r>
        <w:r w:rsidR="00A35044">
          <w:rPr>
            <w:noProof/>
            <w:webHidden/>
          </w:rPr>
          <w:tab/>
        </w:r>
        <w:r>
          <w:rPr>
            <w:noProof/>
            <w:webHidden/>
          </w:rPr>
          <w:fldChar w:fldCharType="begin"/>
        </w:r>
        <w:r w:rsidR="00A35044">
          <w:rPr>
            <w:noProof/>
            <w:webHidden/>
          </w:rPr>
          <w:instrText xml:space="preserve"> PAGEREF _Toc410841929 \h </w:instrText>
        </w:r>
      </w:ins>
      <w:r>
        <w:rPr>
          <w:noProof/>
          <w:webHidden/>
        </w:rPr>
      </w:r>
      <w:r>
        <w:rPr>
          <w:noProof/>
          <w:webHidden/>
        </w:rPr>
        <w:fldChar w:fldCharType="separate"/>
      </w:r>
      <w:ins w:id="258" w:author="Lukas Huwe" w:date="2015-02-04T19:36:00Z">
        <w:r w:rsidR="00A35044">
          <w:rPr>
            <w:noProof/>
            <w:webHidden/>
          </w:rPr>
          <w:t>11</w:t>
        </w:r>
        <w:r>
          <w:rPr>
            <w:noProof/>
            <w:webHidden/>
          </w:rPr>
          <w:fldChar w:fldCharType="end"/>
        </w:r>
        <w:r w:rsidRPr="00E169A1">
          <w:rPr>
            <w:rStyle w:val="Hyperlink"/>
            <w:noProof/>
          </w:rPr>
          <w:fldChar w:fldCharType="end"/>
        </w:r>
      </w:ins>
    </w:p>
    <w:p w:rsidR="00A35044" w:rsidRDefault="000C5267">
      <w:pPr>
        <w:pStyle w:val="Abbildungsverzeichnis"/>
        <w:tabs>
          <w:tab w:val="right" w:leader="dot" w:pos="9062"/>
        </w:tabs>
        <w:rPr>
          <w:ins w:id="259" w:author="Lukas Huwe" w:date="2015-02-04T19:36:00Z"/>
          <w:rFonts w:asciiTheme="minorHAnsi" w:eastAsiaTheme="minorEastAsia" w:hAnsiTheme="minorHAnsi"/>
          <w:noProof/>
          <w:lang w:eastAsia="de-DE"/>
        </w:rPr>
      </w:pPr>
      <w:ins w:id="260" w:author="Lukas Huwe" w:date="2015-02-04T19:36:00Z">
        <w:r w:rsidRPr="00E169A1">
          <w:rPr>
            <w:rStyle w:val="Hyperlink"/>
            <w:noProof/>
          </w:rPr>
          <w:fldChar w:fldCharType="begin"/>
        </w:r>
        <w:r w:rsidR="00A35044" w:rsidRPr="00E169A1">
          <w:rPr>
            <w:rStyle w:val="Hyperlink"/>
            <w:noProof/>
          </w:rPr>
          <w:instrText xml:space="preserve"> </w:instrText>
        </w:r>
        <w:r w:rsidR="00A35044">
          <w:rPr>
            <w:noProof/>
          </w:rPr>
          <w:instrText>HYPERLINK \l "_Toc410841930"</w:instrText>
        </w:r>
        <w:r w:rsidR="00A35044" w:rsidRPr="00E169A1">
          <w:rPr>
            <w:rStyle w:val="Hyperlink"/>
            <w:noProof/>
          </w:rPr>
          <w:instrText xml:space="preserve"> </w:instrText>
        </w:r>
        <w:r w:rsidRPr="00E169A1">
          <w:rPr>
            <w:rStyle w:val="Hyperlink"/>
            <w:noProof/>
          </w:rPr>
          <w:fldChar w:fldCharType="separate"/>
        </w:r>
        <w:r w:rsidR="00A35044" w:rsidRPr="00E169A1">
          <w:rPr>
            <w:rStyle w:val="Hyperlink"/>
            <w:noProof/>
          </w:rPr>
          <w:t>Abbildung 13: Initialisierung der Tests beim Laden des Emulators</w:t>
        </w:r>
        <w:r w:rsidR="00A35044">
          <w:rPr>
            <w:noProof/>
            <w:webHidden/>
          </w:rPr>
          <w:tab/>
        </w:r>
        <w:r>
          <w:rPr>
            <w:noProof/>
            <w:webHidden/>
          </w:rPr>
          <w:fldChar w:fldCharType="begin"/>
        </w:r>
        <w:r w:rsidR="00A35044">
          <w:rPr>
            <w:noProof/>
            <w:webHidden/>
          </w:rPr>
          <w:instrText xml:space="preserve"> PAGEREF _Toc410841930 \h </w:instrText>
        </w:r>
      </w:ins>
      <w:r>
        <w:rPr>
          <w:noProof/>
          <w:webHidden/>
        </w:rPr>
      </w:r>
      <w:r>
        <w:rPr>
          <w:noProof/>
          <w:webHidden/>
        </w:rPr>
        <w:fldChar w:fldCharType="separate"/>
      </w:r>
      <w:ins w:id="261" w:author="Lukas Huwe" w:date="2015-02-04T19:36:00Z">
        <w:r w:rsidR="00A35044">
          <w:rPr>
            <w:noProof/>
            <w:webHidden/>
          </w:rPr>
          <w:t>12</w:t>
        </w:r>
        <w:r>
          <w:rPr>
            <w:noProof/>
            <w:webHidden/>
          </w:rPr>
          <w:fldChar w:fldCharType="end"/>
        </w:r>
        <w:r w:rsidRPr="00E169A1">
          <w:rPr>
            <w:rStyle w:val="Hyperlink"/>
            <w:noProof/>
          </w:rPr>
          <w:fldChar w:fldCharType="end"/>
        </w:r>
      </w:ins>
    </w:p>
    <w:p w:rsidR="00A35044" w:rsidRDefault="000C5267">
      <w:pPr>
        <w:pStyle w:val="Abbildungsverzeichnis"/>
        <w:tabs>
          <w:tab w:val="right" w:leader="dot" w:pos="9062"/>
        </w:tabs>
        <w:rPr>
          <w:ins w:id="262" w:author="Lukas Huwe" w:date="2015-02-04T19:36:00Z"/>
          <w:rFonts w:asciiTheme="minorHAnsi" w:eastAsiaTheme="minorEastAsia" w:hAnsiTheme="minorHAnsi"/>
          <w:noProof/>
          <w:lang w:eastAsia="de-DE"/>
        </w:rPr>
      </w:pPr>
      <w:ins w:id="263" w:author="Lukas Huwe" w:date="2015-02-04T19:36:00Z">
        <w:r w:rsidRPr="00E169A1">
          <w:rPr>
            <w:rStyle w:val="Hyperlink"/>
            <w:noProof/>
          </w:rPr>
          <w:fldChar w:fldCharType="begin"/>
        </w:r>
        <w:r w:rsidR="00A35044" w:rsidRPr="00E169A1">
          <w:rPr>
            <w:rStyle w:val="Hyperlink"/>
            <w:noProof/>
          </w:rPr>
          <w:instrText xml:space="preserve"> </w:instrText>
        </w:r>
        <w:r w:rsidR="00A35044">
          <w:rPr>
            <w:noProof/>
          </w:rPr>
          <w:instrText>HYPERLINK \l "_Toc410841931"</w:instrText>
        </w:r>
        <w:r w:rsidR="00A35044" w:rsidRPr="00E169A1">
          <w:rPr>
            <w:rStyle w:val="Hyperlink"/>
            <w:noProof/>
          </w:rPr>
          <w:instrText xml:space="preserve"> </w:instrText>
        </w:r>
        <w:r w:rsidRPr="00E169A1">
          <w:rPr>
            <w:rStyle w:val="Hyperlink"/>
            <w:noProof/>
          </w:rPr>
          <w:fldChar w:fldCharType="separate"/>
        </w:r>
        <w:r w:rsidR="00A35044" w:rsidRPr="00E169A1">
          <w:rPr>
            <w:rStyle w:val="Hyperlink"/>
            <w:noProof/>
          </w:rPr>
          <w:t>Abbildung 14: Testergebnisse</w:t>
        </w:r>
        <w:r w:rsidR="00A35044">
          <w:rPr>
            <w:noProof/>
            <w:webHidden/>
          </w:rPr>
          <w:tab/>
        </w:r>
        <w:r>
          <w:rPr>
            <w:noProof/>
            <w:webHidden/>
          </w:rPr>
          <w:fldChar w:fldCharType="begin"/>
        </w:r>
        <w:r w:rsidR="00A35044">
          <w:rPr>
            <w:noProof/>
            <w:webHidden/>
          </w:rPr>
          <w:instrText xml:space="preserve"> PAGEREF _Toc410841931 \h </w:instrText>
        </w:r>
      </w:ins>
      <w:r>
        <w:rPr>
          <w:noProof/>
          <w:webHidden/>
        </w:rPr>
      </w:r>
      <w:r>
        <w:rPr>
          <w:noProof/>
          <w:webHidden/>
        </w:rPr>
        <w:fldChar w:fldCharType="separate"/>
      </w:r>
      <w:ins w:id="264" w:author="Lukas Huwe" w:date="2015-02-04T19:36:00Z">
        <w:r w:rsidR="00A35044">
          <w:rPr>
            <w:noProof/>
            <w:webHidden/>
          </w:rPr>
          <w:t>12</w:t>
        </w:r>
        <w:r>
          <w:rPr>
            <w:noProof/>
            <w:webHidden/>
          </w:rPr>
          <w:fldChar w:fldCharType="end"/>
        </w:r>
        <w:r w:rsidRPr="00E169A1">
          <w:rPr>
            <w:rStyle w:val="Hyperlink"/>
            <w:noProof/>
          </w:rPr>
          <w:fldChar w:fldCharType="end"/>
        </w:r>
      </w:ins>
    </w:p>
    <w:p w:rsidR="00A35044" w:rsidRDefault="000C5267">
      <w:pPr>
        <w:pStyle w:val="Abbildungsverzeichnis"/>
        <w:tabs>
          <w:tab w:val="right" w:leader="dot" w:pos="9062"/>
        </w:tabs>
        <w:rPr>
          <w:ins w:id="265" w:author="Lukas Huwe" w:date="2015-02-04T19:36:00Z"/>
          <w:rFonts w:asciiTheme="minorHAnsi" w:eastAsiaTheme="minorEastAsia" w:hAnsiTheme="minorHAnsi"/>
          <w:noProof/>
          <w:lang w:eastAsia="de-DE"/>
        </w:rPr>
      </w:pPr>
      <w:ins w:id="266" w:author="Lukas Huwe" w:date="2015-02-04T19:36:00Z">
        <w:r w:rsidRPr="00E169A1">
          <w:rPr>
            <w:rStyle w:val="Hyperlink"/>
            <w:noProof/>
          </w:rPr>
          <w:fldChar w:fldCharType="begin"/>
        </w:r>
        <w:r w:rsidR="00A35044" w:rsidRPr="00E169A1">
          <w:rPr>
            <w:rStyle w:val="Hyperlink"/>
            <w:noProof/>
          </w:rPr>
          <w:instrText xml:space="preserve"> </w:instrText>
        </w:r>
        <w:r w:rsidR="00A35044">
          <w:rPr>
            <w:noProof/>
          </w:rPr>
          <w:instrText>HYPERLINK \l "_Toc410841932"</w:instrText>
        </w:r>
        <w:r w:rsidR="00A35044" w:rsidRPr="00E169A1">
          <w:rPr>
            <w:rStyle w:val="Hyperlink"/>
            <w:noProof/>
          </w:rPr>
          <w:instrText xml:space="preserve"> </w:instrText>
        </w:r>
        <w:r w:rsidRPr="00E169A1">
          <w:rPr>
            <w:rStyle w:val="Hyperlink"/>
            <w:noProof/>
          </w:rPr>
          <w:fldChar w:fldCharType="separate"/>
        </w:r>
        <w:r w:rsidR="00A35044" w:rsidRPr="00E169A1">
          <w:rPr>
            <w:rStyle w:val="Hyperlink"/>
            <w:noProof/>
          </w:rPr>
          <w:t>Abbildung 15: Erster Entwurf</w:t>
        </w:r>
        <w:r w:rsidR="00A35044">
          <w:rPr>
            <w:noProof/>
            <w:webHidden/>
          </w:rPr>
          <w:tab/>
        </w:r>
        <w:r>
          <w:rPr>
            <w:noProof/>
            <w:webHidden/>
          </w:rPr>
          <w:fldChar w:fldCharType="begin"/>
        </w:r>
        <w:r w:rsidR="00A35044">
          <w:rPr>
            <w:noProof/>
            <w:webHidden/>
          </w:rPr>
          <w:instrText xml:space="preserve"> PAGEREF _Toc410841932 \h </w:instrText>
        </w:r>
      </w:ins>
      <w:r>
        <w:rPr>
          <w:noProof/>
          <w:webHidden/>
        </w:rPr>
      </w:r>
      <w:r>
        <w:rPr>
          <w:noProof/>
          <w:webHidden/>
        </w:rPr>
        <w:fldChar w:fldCharType="separate"/>
      </w:r>
      <w:ins w:id="267" w:author="Lukas Huwe" w:date="2015-02-04T19:36:00Z">
        <w:r w:rsidR="00A35044">
          <w:rPr>
            <w:noProof/>
            <w:webHidden/>
          </w:rPr>
          <w:t>13</w:t>
        </w:r>
        <w:r>
          <w:rPr>
            <w:noProof/>
            <w:webHidden/>
          </w:rPr>
          <w:fldChar w:fldCharType="end"/>
        </w:r>
        <w:r w:rsidRPr="00E169A1">
          <w:rPr>
            <w:rStyle w:val="Hyperlink"/>
            <w:noProof/>
          </w:rPr>
          <w:fldChar w:fldCharType="end"/>
        </w:r>
      </w:ins>
    </w:p>
    <w:p w:rsidR="00A35044" w:rsidRDefault="000C5267">
      <w:pPr>
        <w:pStyle w:val="Abbildungsverzeichnis"/>
        <w:tabs>
          <w:tab w:val="right" w:leader="dot" w:pos="9062"/>
        </w:tabs>
        <w:rPr>
          <w:ins w:id="268" w:author="Lukas Huwe" w:date="2015-02-04T19:36:00Z"/>
          <w:rFonts w:asciiTheme="minorHAnsi" w:eastAsiaTheme="minorEastAsia" w:hAnsiTheme="minorHAnsi"/>
          <w:noProof/>
          <w:lang w:eastAsia="de-DE"/>
        </w:rPr>
      </w:pPr>
      <w:ins w:id="269" w:author="Lukas Huwe" w:date="2015-02-04T19:36:00Z">
        <w:r w:rsidRPr="00E169A1">
          <w:rPr>
            <w:rStyle w:val="Hyperlink"/>
            <w:noProof/>
          </w:rPr>
          <w:fldChar w:fldCharType="begin"/>
        </w:r>
        <w:r w:rsidR="00A35044" w:rsidRPr="00E169A1">
          <w:rPr>
            <w:rStyle w:val="Hyperlink"/>
            <w:noProof/>
          </w:rPr>
          <w:instrText xml:space="preserve"> </w:instrText>
        </w:r>
        <w:r w:rsidR="00A35044">
          <w:rPr>
            <w:noProof/>
          </w:rPr>
          <w:instrText>HYPERLINK \l "_Toc410841933"</w:instrText>
        </w:r>
        <w:r w:rsidR="00A35044" w:rsidRPr="00E169A1">
          <w:rPr>
            <w:rStyle w:val="Hyperlink"/>
            <w:noProof/>
          </w:rPr>
          <w:instrText xml:space="preserve"> </w:instrText>
        </w:r>
        <w:r w:rsidRPr="00E169A1">
          <w:rPr>
            <w:rStyle w:val="Hyperlink"/>
            <w:noProof/>
          </w:rPr>
          <w:fldChar w:fldCharType="separate"/>
        </w:r>
        <w:r w:rsidR="00A35044" w:rsidRPr="00E169A1">
          <w:rPr>
            <w:rStyle w:val="Hyperlink"/>
            <w:noProof/>
          </w:rPr>
          <w:t>Abbildung 16: Entwurf für Re-Design</w:t>
        </w:r>
        <w:r w:rsidR="00A35044">
          <w:rPr>
            <w:noProof/>
            <w:webHidden/>
          </w:rPr>
          <w:tab/>
        </w:r>
        <w:r>
          <w:rPr>
            <w:noProof/>
            <w:webHidden/>
          </w:rPr>
          <w:fldChar w:fldCharType="begin"/>
        </w:r>
        <w:r w:rsidR="00A35044">
          <w:rPr>
            <w:noProof/>
            <w:webHidden/>
          </w:rPr>
          <w:instrText xml:space="preserve"> PAGEREF _Toc410841933 \h </w:instrText>
        </w:r>
      </w:ins>
      <w:r>
        <w:rPr>
          <w:noProof/>
          <w:webHidden/>
        </w:rPr>
      </w:r>
      <w:r>
        <w:rPr>
          <w:noProof/>
          <w:webHidden/>
        </w:rPr>
        <w:fldChar w:fldCharType="separate"/>
      </w:r>
      <w:ins w:id="270" w:author="Lukas Huwe" w:date="2015-02-04T19:36:00Z">
        <w:r w:rsidR="00A35044">
          <w:rPr>
            <w:noProof/>
            <w:webHidden/>
          </w:rPr>
          <w:t>14</w:t>
        </w:r>
        <w:r>
          <w:rPr>
            <w:noProof/>
            <w:webHidden/>
          </w:rPr>
          <w:fldChar w:fldCharType="end"/>
        </w:r>
        <w:r w:rsidRPr="00E169A1">
          <w:rPr>
            <w:rStyle w:val="Hyperlink"/>
            <w:noProof/>
          </w:rPr>
          <w:fldChar w:fldCharType="end"/>
        </w:r>
      </w:ins>
    </w:p>
    <w:p w:rsidR="00A35044" w:rsidRDefault="000C5267">
      <w:pPr>
        <w:pStyle w:val="Abbildungsverzeichnis"/>
        <w:tabs>
          <w:tab w:val="right" w:leader="dot" w:pos="9062"/>
        </w:tabs>
        <w:rPr>
          <w:ins w:id="271" w:author="Lukas Huwe" w:date="2015-02-04T19:36:00Z"/>
          <w:rFonts w:asciiTheme="minorHAnsi" w:eastAsiaTheme="minorEastAsia" w:hAnsiTheme="minorHAnsi"/>
          <w:noProof/>
          <w:lang w:eastAsia="de-DE"/>
        </w:rPr>
      </w:pPr>
      <w:ins w:id="272" w:author="Lukas Huwe" w:date="2015-02-04T19:36:00Z">
        <w:r w:rsidRPr="00E169A1">
          <w:rPr>
            <w:rStyle w:val="Hyperlink"/>
            <w:noProof/>
          </w:rPr>
          <w:fldChar w:fldCharType="begin"/>
        </w:r>
        <w:r w:rsidR="00A35044" w:rsidRPr="00E169A1">
          <w:rPr>
            <w:rStyle w:val="Hyperlink"/>
            <w:noProof/>
          </w:rPr>
          <w:instrText xml:space="preserve"> </w:instrText>
        </w:r>
        <w:r w:rsidR="00A35044">
          <w:rPr>
            <w:noProof/>
          </w:rPr>
          <w:instrText>HYPERLINK \l "_Toc410841934"</w:instrText>
        </w:r>
        <w:r w:rsidR="00A35044" w:rsidRPr="00E169A1">
          <w:rPr>
            <w:rStyle w:val="Hyperlink"/>
            <w:noProof/>
          </w:rPr>
          <w:instrText xml:space="preserve"> </w:instrText>
        </w:r>
        <w:r w:rsidRPr="00E169A1">
          <w:rPr>
            <w:rStyle w:val="Hyperlink"/>
            <w:noProof/>
          </w:rPr>
          <w:fldChar w:fldCharType="separate"/>
        </w:r>
        <w:r w:rsidR="00A35044" w:rsidRPr="00E169A1">
          <w:rPr>
            <w:rStyle w:val="Hyperlink"/>
            <w:noProof/>
          </w:rPr>
          <w:t>Abbildung 17: Screenshots der Version</w:t>
        </w:r>
        <w:r w:rsidR="00A35044">
          <w:rPr>
            <w:noProof/>
            <w:webHidden/>
          </w:rPr>
          <w:tab/>
        </w:r>
        <w:r>
          <w:rPr>
            <w:noProof/>
            <w:webHidden/>
          </w:rPr>
          <w:fldChar w:fldCharType="begin"/>
        </w:r>
        <w:r w:rsidR="00A35044">
          <w:rPr>
            <w:noProof/>
            <w:webHidden/>
          </w:rPr>
          <w:instrText xml:space="preserve"> PAGEREF _Toc410841934 \h </w:instrText>
        </w:r>
      </w:ins>
      <w:r>
        <w:rPr>
          <w:noProof/>
          <w:webHidden/>
        </w:rPr>
      </w:r>
      <w:r>
        <w:rPr>
          <w:noProof/>
          <w:webHidden/>
        </w:rPr>
        <w:fldChar w:fldCharType="separate"/>
      </w:r>
      <w:ins w:id="273" w:author="Lukas Huwe" w:date="2015-02-04T19:36:00Z">
        <w:r w:rsidR="00A35044">
          <w:rPr>
            <w:noProof/>
            <w:webHidden/>
          </w:rPr>
          <w:t>15</w:t>
        </w:r>
        <w:r>
          <w:rPr>
            <w:noProof/>
            <w:webHidden/>
          </w:rPr>
          <w:fldChar w:fldCharType="end"/>
        </w:r>
        <w:r w:rsidRPr="00E169A1">
          <w:rPr>
            <w:rStyle w:val="Hyperlink"/>
            <w:noProof/>
          </w:rPr>
          <w:fldChar w:fldCharType="end"/>
        </w:r>
      </w:ins>
    </w:p>
    <w:p w:rsidR="00A35044" w:rsidRDefault="000C5267">
      <w:pPr>
        <w:pStyle w:val="Abbildungsverzeichnis"/>
        <w:tabs>
          <w:tab w:val="right" w:leader="dot" w:pos="9062"/>
        </w:tabs>
        <w:rPr>
          <w:ins w:id="274" w:author="Lukas Huwe" w:date="2015-02-04T19:36:00Z"/>
          <w:rFonts w:asciiTheme="minorHAnsi" w:eastAsiaTheme="minorEastAsia" w:hAnsiTheme="minorHAnsi"/>
          <w:noProof/>
          <w:lang w:eastAsia="de-DE"/>
        </w:rPr>
      </w:pPr>
      <w:ins w:id="275" w:author="Lukas Huwe" w:date="2015-02-04T19:36:00Z">
        <w:r w:rsidRPr="00E169A1">
          <w:rPr>
            <w:rStyle w:val="Hyperlink"/>
            <w:noProof/>
          </w:rPr>
          <w:fldChar w:fldCharType="begin"/>
        </w:r>
        <w:r w:rsidR="00A35044" w:rsidRPr="00E169A1">
          <w:rPr>
            <w:rStyle w:val="Hyperlink"/>
            <w:noProof/>
          </w:rPr>
          <w:instrText xml:space="preserve"> </w:instrText>
        </w:r>
        <w:r w:rsidR="00A35044">
          <w:rPr>
            <w:noProof/>
          </w:rPr>
          <w:instrText>HYPERLINK "C:\\Users\\Lukas\\Documents\\pwsafe\\Dokumentation\\Projektdokumentation.docx" \l "_Toc410841935"</w:instrText>
        </w:r>
        <w:r w:rsidR="00A35044" w:rsidRPr="00E169A1">
          <w:rPr>
            <w:rStyle w:val="Hyperlink"/>
            <w:noProof/>
          </w:rPr>
          <w:instrText xml:space="preserve"> </w:instrText>
        </w:r>
        <w:r w:rsidRPr="00E169A1">
          <w:rPr>
            <w:rStyle w:val="Hyperlink"/>
            <w:noProof/>
          </w:rPr>
          <w:fldChar w:fldCharType="separate"/>
        </w:r>
        <w:r w:rsidR="00A35044" w:rsidRPr="00E169A1">
          <w:rPr>
            <w:rStyle w:val="Hyperlink"/>
            <w:noProof/>
          </w:rPr>
          <w:t>Abbildung 18: SplashScreen</w:t>
        </w:r>
        <w:r w:rsidR="00A35044">
          <w:rPr>
            <w:noProof/>
            <w:webHidden/>
          </w:rPr>
          <w:tab/>
        </w:r>
        <w:r>
          <w:rPr>
            <w:noProof/>
            <w:webHidden/>
          </w:rPr>
          <w:fldChar w:fldCharType="begin"/>
        </w:r>
        <w:r w:rsidR="00A35044">
          <w:rPr>
            <w:noProof/>
            <w:webHidden/>
          </w:rPr>
          <w:instrText xml:space="preserve"> PAGEREF _Toc410841935 \h </w:instrText>
        </w:r>
      </w:ins>
      <w:r>
        <w:rPr>
          <w:noProof/>
          <w:webHidden/>
        </w:rPr>
      </w:r>
      <w:r>
        <w:rPr>
          <w:noProof/>
          <w:webHidden/>
        </w:rPr>
        <w:fldChar w:fldCharType="separate"/>
      </w:r>
      <w:ins w:id="276" w:author="Lukas Huwe" w:date="2015-02-04T19:36:00Z">
        <w:r w:rsidR="00A35044">
          <w:rPr>
            <w:noProof/>
            <w:webHidden/>
          </w:rPr>
          <w:t>16</w:t>
        </w:r>
        <w:r>
          <w:rPr>
            <w:noProof/>
            <w:webHidden/>
          </w:rPr>
          <w:fldChar w:fldCharType="end"/>
        </w:r>
        <w:r w:rsidRPr="00E169A1">
          <w:rPr>
            <w:rStyle w:val="Hyperlink"/>
            <w:noProof/>
          </w:rPr>
          <w:fldChar w:fldCharType="end"/>
        </w:r>
      </w:ins>
    </w:p>
    <w:p w:rsidR="00A35044" w:rsidRDefault="000C5267">
      <w:pPr>
        <w:pStyle w:val="Abbildungsverzeichnis"/>
        <w:tabs>
          <w:tab w:val="right" w:leader="dot" w:pos="9062"/>
        </w:tabs>
        <w:rPr>
          <w:ins w:id="277" w:author="Lukas Huwe" w:date="2015-02-04T19:36:00Z"/>
          <w:rFonts w:asciiTheme="minorHAnsi" w:eastAsiaTheme="minorEastAsia" w:hAnsiTheme="minorHAnsi"/>
          <w:noProof/>
          <w:lang w:eastAsia="de-DE"/>
        </w:rPr>
      </w:pPr>
      <w:ins w:id="278" w:author="Lukas Huwe" w:date="2015-02-04T19:36:00Z">
        <w:r w:rsidRPr="00E169A1">
          <w:rPr>
            <w:rStyle w:val="Hyperlink"/>
            <w:noProof/>
          </w:rPr>
          <w:fldChar w:fldCharType="begin"/>
        </w:r>
        <w:r w:rsidR="00A35044" w:rsidRPr="00E169A1">
          <w:rPr>
            <w:rStyle w:val="Hyperlink"/>
            <w:noProof/>
          </w:rPr>
          <w:instrText xml:space="preserve"> </w:instrText>
        </w:r>
        <w:r w:rsidR="00A35044">
          <w:rPr>
            <w:noProof/>
          </w:rPr>
          <w:instrText>HYPERLINK \l "_Toc410841936"</w:instrText>
        </w:r>
        <w:r w:rsidR="00A35044" w:rsidRPr="00E169A1">
          <w:rPr>
            <w:rStyle w:val="Hyperlink"/>
            <w:noProof/>
          </w:rPr>
          <w:instrText xml:space="preserve"> </w:instrText>
        </w:r>
        <w:r w:rsidRPr="00E169A1">
          <w:rPr>
            <w:rStyle w:val="Hyperlink"/>
            <w:noProof/>
          </w:rPr>
          <w:fldChar w:fldCharType="separate"/>
        </w:r>
        <w:r w:rsidR="00A35044" w:rsidRPr="00E169A1">
          <w:rPr>
            <w:rStyle w:val="Hyperlink"/>
            <w:noProof/>
          </w:rPr>
          <w:t>Abbildung 19: Neue Paket-Struktur</w:t>
        </w:r>
        <w:r w:rsidR="00A35044">
          <w:rPr>
            <w:noProof/>
            <w:webHidden/>
          </w:rPr>
          <w:tab/>
        </w:r>
        <w:r>
          <w:rPr>
            <w:noProof/>
            <w:webHidden/>
          </w:rPr>
          <w:fldChar w:fldCharType="begin"/>
        </w:r>
        <w:r w:rsidR="00A35044">
          <w:rPr>
            <w:noProof/>
            <w:webHidden/>
          </w:rPr>
          <w:instrText xml:space="preserve"> PAGEREF _Toc410841936 \h </w:instrText>
        </w:r>
      </w:ins>
      <w:r>
        <w:rPr>
          <w:noProof/>
          <w:webHidden/>
        </w:rPr>
      </w:r>
      <w:r>
        <w:rPr>
          <w:noProof/>
          <w:webHidden/>
        </w:rPr>
        <w:fldChar w:fldCharType="separate"/>
      </w:r>
      <w:ins w:id="279" w:author="Lukas Huwe" w:date="2015-02-04T19:36:00Z">
        <w:r w:rsidR="00A35044">
          <w:rPr>
            <w:noProof/>
            <w:webHidden/>
          </w:rPr>
          <w:t>18</w:t>
        </w:r>
        <w:r>
          <w:rPr>
            <w:noProof/>
            <w:webHidden/>
          </w:rPr>
          <w:fldChar w:fldCharType="end"/>
        </w:r>
        <w:r w:rsidRPr="00E169A1">
          <w:rPr>
            <w:rStyle w:val="Hyperlink"/>
            <w:noProof/>
          </w:rPr>
          <w:fldChar w:fldCharType="end"/>
        </w:r>
      </w:ins>
    </w:p>
    <w:p w:rsidR="00A35044" w:rsidRDefault="000C5267">
      <w:pPr>
        <w:pStyle w:val="Abbildungsverzeichnis"/>
        <w:tabs>
          <w:tab w:val="right" w:leader="dot" w:pos="9062"/>
        </w:tabs>
        <w:rPr>
          <w:ins w:id="280" w:author="Lukas Huwe" w:date="2015-02-04T19:36:00Z"/>
          <w:rFonts w:asciiTheme="minorHAnsi" w:eastAsiaTheme="minorEastAsia" w:hAnsiTheme="minorHAnsi"/>
          <w:noProof/>
          <w:lang w:eastAsia="de-DE"/>
        </w:rPr>
      </w:pPr>
      <w:ins w:id="281" w:author="Lukas Huwe" w:date="2015-02-04T19:36:00Z">
        <w:r w:rsidRPr="00E169A1">
          <w:rPr>
            <w:rStyle w:val="Hyperlink"/>
            <w:noProof/>
          </w:rPr>
          <w:fldChar w:fldCharType="begin"/>
        </w:r>
        <w:r w:rsidR="00A35044" w:rsidRPr="00E169A1">
          <w:rPr>
            <w:rStyle w:val="Hyperlink"/>
            <w:noProof/>
          </w:rPr>
          <w:instrText xml:space="preserve"> </w:instrText>
        </w:r>
        <w:r w:rsidR="00A35044">
          <w:rPr>
            <w:noProof/>
          </w:rPr>
          <w:instrText>HYPERLINK \l "_Toc410841937"</w:instrText>
        </w:r>
        <w:r w:rsidR="00A35044" w:rsidRPr="00E169A1">
          <w:rPr>
            <w:rStyle w:val="Hyperlink"/>
            <w:noProof/>
          </w:rPr>
          <w:instrText xml:space="preserve"> </w:instrText>
        </w:r>
        <w:r w:rsidRPr="00E169A1">
          <w:rPr>
            <w:rStyle w:val="Hyperlink"/>
            <w:noProof/>
          </w:rPr>
          <w:fldChar w:fldCharType="separate"/>
        </w:r>
        <w:r w:rsidR="00A35044" w:rsidRPr="00E169A1">
          <w:rPr>
            <w:rStyle w:val="Hyperlink"/>
            <w:noProof/>
          </w:rPr>
          <w:t>Abbildung 20: Ansichten der Endversion</w:t>
        </w:r>
        <w:r w:rsidR="00A35044">
          <w:rPr>
            <w:noProof/>
            <w:webHidden/>
          </w:rPr>
          <w:tab/>
        </w:r>
        <w:r>
          <w:rPr>
            <w:noProof/>
            <w:webHidden/>
          </w:rPr>
          <w:fldChar w:fldCharType="begin"/>
        </w:r>
        <w:r w:rsidR="00A35044">
          <w:rPr>
            <w:noProof/>
            <w:webHidden/>
          </w:rPr>
          <w:instrText xml:space="preserve"> PAGEREF _Toc410841937 \h </w:instrText>
        </w:r>
      </w:ins>
      <w:r>
        <w:rPr>
          <w:noProof/>
          <w:webHidden/>
        </w:rPr>
      </w:r>
      <w:r>
        <w:rPr>
          <w:noProof/>
          <w:webHidden/>
        </w:rPr>
        <w:fldChar w:fldCharType="separate"/>
      </w:r>
      <w:ins w:id="282" w:author="Lukas Huwe" w:date="2015-02-04T19:36:00Z">
        <w:r w:rsidR="00A35044">
          <w:rPr>
            <w:noProof/>
            <w:webHidden/>
          </w:rPr>
          <w:t>19</w:t>
        </w:r>
        <w:r>
          <w:rPr>
            <w:noProof/>
            <w:webHidden/>
          </w:rPr>
          <w:fldChar w:fldCharType="end"/>
        </w:r>
        <w:r w:rsidRPr="00E169A1">
          <w:rPr>
            <w:rStyle w:val="Hyperlink"/>
            <w:noProof/>
          </w:rPr>
          <w:fldChar w:fldCharType="end"/>
        </w:r>
      </w:ins>
    </w:p>
    <w:p w:rsidR="00445CA6" w:rsidDel="00A35044" w:rsidRDefault="000C5267">
      <w:pPr>
        <w:pStyle w:val="Abbildungsverzeichnis"/>
        <w:tabs>
          <w:tab w:val="right" w:leader="dot" w:pos="9062"/>
        </w:tabs>
        <w:rPr>
          <w:del w:id="283" w:author="Lukas Huwe" w:date="2015-02-04T19:36:00Z"/>
          <w:rFonts w:asciiTheme="minorHAnsi" w:eastAsiaTheme="minorEastAsia" w:hAnsiTheme="minorHAnsi"/>
          <w:noProof/>
          <w:lang w:eastAsia="de-DE"/>
        </w:rPr>
      </w:pPr>
      <w:del w:id="284" w:author="Lukas Huwe" w:date="2015-02-04T19:36:00Z">
        <w:r w:rsidRPr="000C5267">
          <w:rPr>
            <w:rPrChange w:id="285" w:author="Lukas Huwe" w:date="2015-02-04T19:36:00Z">
              <w:rPr>
                <w:rStyle w:val="Hyperlink"/>
                <w:noProof/>
              </w:rPr>
            </w:rPrChange>
          </w:rPr>
          <w:delText>Abbildung 1: Systemstruktur</w:delText>
        </w:r>
        <w:r w:rsidR="00445CA6" w:rsidDel="00A35044">
          <w:rPr>
            <w:noProof/>
            <w:webHidden/>
          </w:rPr>
          <w:tab/>
          <w:delText>5</w:delText>
        </w:r>
      </w:del>
    </w:p>
    <w:p w:rsidR="00445CA6" w:rsidDel="00A35044" w:rsidRDefault="000C5267">
      <w:pPr>
        <w:pStyle w:val="Abbildungsverzeichnis"/>
        <w:tabs>
          <w:tab w:val="right" w:leader="dot" w:pos="9062"/>
        </w:tabs>
        <w:rPr>
          <w:del w:id="286" w:author="Lukas Huwe" w:date="2015-02-04T19:36:00Z"/>
          <w:rFonts w:asciiTheme="minorHAnsi" w:eastAsiaTheme="minorEastAsia" w:hAnsiTheme="minorHAnsi"/>
          <w:noProof/>
          <w:lang w:eastAsia="de-DE"/>
        </w:rPr>
      </w:pPr>
      <w:del w:id="287" w:author="Lukas Huwe" w:date="2015-02-04T19:36:00Z">
        <w:r w:rsidRPr="000C5267">
          <w:rPr>
            <w:rPrChange w:id="288" w:author="Lukas Huwe" w:date="2015-02-04T19:36:00Z">
              <w:rPr>
                <w:rStyle w:val="Hyperlink"/>
                <w:noProof/>
              </w:rPr>
            </w:rPrChange>
          </w:rPr>
          <w:delText>Abbildung 2: SourceTree</w:delText>
        </w:r>
        <w:r w:rsidR="00445CA6" w:rsidDel="00A35044">
          <w:rPr>
            <w:noProof/>
            <w:webHidden/>
          </w:rPr>
          <w:tab/>
          <w:delText>6</w:delText>
        </w:r>
      </w:del>
    </w:p>
    <w:p w:rsidR="00445CA6" w:rsidDel="00A35044" w:rsidRDefault="000C5267">
      <w:pPr>
        <w:pStyle w:val="Abbildungsverzeichnis"/>
        <w:tabs>
          <w:tab w:val="right" w:leader="dot" w:pos="9062"/>
        </w:tabs>
        <w:rPr>
          <w:del w:id="289" w:author="Lukas Huwe" w:date="2015-02-04T19:36:00Z"/>
          <w:rFonts w:asciiTheme="minorHAnsi" w:eastAsiaTheme="minorEastAsia" w:hAnsiTheme="minorHAnsi"/>
          <w:noProof/>
          <w:lang w:eastAsia="de-DE"/>
        </w:rPr>
      </w:pPr>
      <w:del w:id="290" w:author="Lukas Huwe" w:date="2015-02-04T19:36:00Z">
        <w:r w:rsidRPr="000C5267">
          <w:rPr>
            <w:rPrChange w:id="291" w:author="Lukas Huwe" w:date="2015-02-04T19:36:00Z">
              <w:rPr>
                <w:rStyle w:val="Hyperlink"/>
                <w:noProof/>
              </w:rPr>
            </w:rPrChange>
          </w:rPr>
          <w:delText>Abbildung 3: SourceTree Pushmöglichkeit und Änderungshistorie</w:delText>
        </w:r>
        <w:r w:rsidR="00445CA6" w:rsidDel="00A35044">
          <w:rPr>
            <w:noProof/>
            <w:webHidden/>
          </w:rPr>
          <w:tab/>
          <w:delText>7</w:delText>
        </w:r>
      </w:del>
    </w:p>
    <w:p w:rsidR="00445CA6" w:rsidDel="00A35044" w:rsidRDefault="000C5267">
      <w:pPr>
        <w:pStyle w:val="Abbildungsverzeichnis"/>
        <w:tabs>
          <w:tab w:val="right" w:leader="dot" w:pos="9062"/>
        </w:tabs>
        <w:rPr>
          <w:del w:id="292" w:author="Lukas Huwe" w:date="2015-02-04T19:36:00Z"/>
          <w:rFonts w:asciiTheme="minorHAnsi" w:eastAsiaTheme="minorEastAsia" w:hAnsiTheme="minorHAnsi"/>
          <w:noProof/>
          <w:lang w:eastAsia="de-DE"/>
        </w:rPr>
      </w:pPr>
      <w:del w:id="293" w:author="Lukas Huwe" w:date="2015-02-04T19:36:00Z">
        <w:r w:rsidRPr="000C5267">
          <w:rPr>
            <w:rPrChange w:id="294" w:author="Lukas Huwe" w:date="2015-02-04T19:36:00Z">
              <w:rPr>
                <w:rStyle w:val="Hyperlink"/>
                <w:noProof/>
              </w:rPr>
            </w:rPrChange>
          </w:rPr>
          <w:delText>Abbildung 4: Startbildschirm</w:delText>
        </w:r>
        <w:r w:rsidR="00445CA6" w:rsidDel="00A35044">
          <w:rPr>
            <w:noProof/>
            <w:webHidden/>
          </w:rPr>
          <w:tab/>
          <w:delText>7</w:delText>
        </w:r>
      </w:del>
    </w:p>
    <w:p w:rsidR="00445CA6" w:rsidDel="00A35044" w:rsidRDefault="000C5267">
      <w:pPr>
        <w:pStyle w:val="Abbildungsverzeichnis"/>
        <w:tabs>
          <w:tab w:val="right" w:leader="dot" w:pos="9062"/>
        </w:tabs>
        <w:rPr>
          <w:del w:id="295" w:author="Lukas Huwe" w:date="2015-02-04T19:36:00Z"/>
          <w:rFonts w:asciiTheme="minorHAnsi" w:eastAsiaTheme="minorEastAsia" w:hAnsiTheme="minorHAnsi"/>
          <w:noProof/>
          <w:lang w:eastAsia="de-DE"/>
        </w:rPr>
      </w:pPr>
      <w:del w:id="296" w:author="Lukas Huwe" w:date="2015-02-04T19:36:00Z">
        <w:r w:rsidRPr="000C5267">
          <w:rPr>
            <w:rPrChange w:id="297" w:author="Lukas Huwe" w:date="2015-02-04T19:36:00Z">
              <w:rPr>
                <w:rStyle w:val="Hyperlink"/>
                <w:noProof/>
              </w:rPr>
            </w:rPrChange>
          </w:rPr>
          <w:delText>Abbildung 5: Erweiterter GUI-Editor</w:delText>
        </w:r>
        <w:r w:rsidR="00445CA6" w:rsidDel="00A35044">
          <w:rPr>
            <w:noProof/>
            <w:webHidden/>
          </w:rPr>
          <w:tab/>
          <w:delText>8</w:delText>
        </w:r>
      </w:del>
    </w:p>
    <w:p w:rsidR="00445CA6" w:rsidDel="00A35044" w:rsidRDefault="000C5267">
      <w:pPr>
        <w:pStyle w:val="Abbildungsverzeichnis"/>
        <w:tabs>
          <w:tab w:val="right" w:leader="dot" w:pos="9062"/>
        </w:tabs>
        <w:rPr>
          <w:del w:id="298" w:author="Lukas Huwe" w:date="2015-02-04T19:36:00Z"/>
          <w:rFonts w:asciiTheme="minorHAnsi" w:eastAsiaTheme="minorEastAsia" w:hAnsiTheme="minorHAnsi"/>
          <w:noProof/>
          <w:lang w:eastAsia="de-DE"/>
        </w:rPr>
      </w:pPr>
      <w:del w:id="299" w:author="Lukas Huwe" w:date="2015-02-04T19:36:00Z">
        <w:r w:rsidRPr="000C5267">
          <w:rPr>
            <w:rPrChange w:id="300" w:author="Lukas Huwe" w:date="2015-02-04T19:36:00Z">
              <w:rPr>
                <w:rStyle w:val="Hyperlink"/>
                <w:noProof/>
              </w:rPr>
            </w:rPrChange>
          </w:rPr>
          <w:delText>Abbildung 6: Codeentwicklung</w:delText>
        </w:r>
        <w:r w:rsidR="00445CA6" w:rsidDel="00A35044">
          <w:rPr>
            <w:noProof/>
            <w:webHidden/>
          </w:rPr>
          <w:tab/>
          <w:delText>8</w:delText>
        </w:r>
      </w:del>
    </w:p>
    <w:p w:rsidR="00445CA6" w:rsidDel="00A35044" w:rsidRDefault="000C5267">
      <w:pPr>
        <w:pStyle w:val="Abbildungsverzeichnis"/>
        <w:tabs>
          <w:tab w:val="right" w:leader="dot" w:pos="9062"/>
        </w:tabs>
        <w:rPr>
          <w:del w:id="301" w:author="Lukas Huwe" w:date="2015-02-04T19:36:00Z"/>
          <w:rFonts w:asciiTheme="minorHAnsi" w:eastAsiaTheme="minorEastAsia" w:hAnsiTheme="minorHAnsi"/>
          <w:noProof/>
          <w:lang w:eastAsia="de-DE"/>
        </w:rPr>
      </w:pPr>
      <w:del w:id="302" w:author="Lukas Huwe" w:date="2015-02-04T19:36:00Z">
        <w:r w:rsidRPr="000C5267">
          <w:rPr>
            <w:rPrChange w:id="303" w:author="Lukas Huwe" w:date="2015-02-04T19:36:00Z">
              <w:rPr>
                <w:rStyle w:val="Hyperlink"/>
                <w:noProof/>
              </w:rPr>
            </w:rPrChange>
          </w:rPr>
          <w:delText>Abbildung 7: SDK-Manager</w:delText>
        </w:r>
        <w:r w:rsidR="00445CA6" w:rsidDel="00A35044">
          <w:rPr>
            <w:noProof/>
            <w:webHidden/>
          </w:rPr>
          <w:tab/>
          <w:delText>9</w:delText>
        </w:r>
      </w:del>
    </w:p>
    <w:p w:rsidR="00445CA6" w:rsidDel="00A35044" w:rsidRDefault="000C5267">
      <w:pPr>
        <w:pStyle w:val="Abbildungsverzeichnis"/>
        <w:tabs>
          <w:tab w:val="right" w:leader="dot" w:pos="9062"/>
        </w:tabs>
        <w:rPr>
          <w:del w:id="304" w:author="Lukas Huwe" w:date="2015-02-04T19:36:00Z"/>
          <w:rFonts w:asciiTheme="minorHAnsi" w:eastAsiaTheme="minorEastAsia" w:hAnsiTheme="minorHAnsi"/>
          <w:noProof/>
          <w:lang w:eastAsia="de-DE"/>
        </w:rPr>
      </w:pPr>
      <w:del w:id="305" w:author="Lukas Huwe" w:date="2015-02-04T19:36:00Z">
        <w:r w:rsidRPr="000C5267">
          <w:rPr>
            <w:rPrChange w:id="306" w:author="Lukas Huwe" w:date="2015-02-04T19:36:00Z">
              <w:rPr>
                <w:rStyle w:val="Hyperlink"/>
                <w:noProof/>
              </w:rPr>
            </w:rPrChange>
          </w:rPr>
          <w:delText>Abbildung 8: AVD-Manager</w:delText>
        </w:r>
        <w:r w:rsidR="00445CA6" w:rsidDel="00A35044">
          <w:rPr>
            <w:noProof/>
            <w:webHidden/>
          </w:rPr>
          <w:tab/>
          <w:delText>9</w:delText>
        </w:r>
      </w:del>
    </w:p>
    <w:p w:rsidR="00445CA6" w:rsidDel="00A35044" w:rsidRDefault="000C5267">
      <w:pPr>
        <w:pStyle w:val="Abbildungsverzeichnis"/>
        <w:tabs>
          <w:tab w:val="right" w:leader="dot" w:pos="9062"/>
        </w:tabs>
        <w:rPr>
          <w:del w:id="307" w:author="Lukas Huwe" w:date="2015-02-04T19:36:00Z"/>
          <w:rFonts w:asciiTheme="minorHAnsi" w:eastAsiaTheme="minorEastAsia" w:hAnsiTheme="minorHAnsi"/>
          <w:noProof/>
          <w:lang w:eastAsia="de-DE"/>
        </w:rPr>
      </w:pPr>
      <w:del w:id="308" w:author="Lukas Huwe" w:date="2015-02-04T19:36:00Z">
        <w:r w:rsidRPr="000C5267">
          <w:rPr>
            <w:rPrChange w:id="309" w:author="Lukas Huwe" w:date="2015-02-04T19:36:00Z">
              <w:rPr>
                <w:rStyle w:val="Hyperlink"/>
                <w:noProof/>
              </w:rPr>
            </w:rPrChange>
          </w:rPr>
          <w:delText>Abbildung 9: Logo</w:delText>
        </w:r>
        <w:r w:rsidR="00445CA6" w:rsidDel="00A35044">
          <w:rPr>
            <w:noProof/>
            <w:webHidden/>
          </w:rPr>
          <w:tab/>
          <w:delText>10</w:delText>
        </w:r>
      </w:del>
    </w:p>
    <w:p w:rsidR="00445CA6" w:rsidDel="00A35044" w:rsidRDefault="000C5267">
      <w:pPr>
        <w:pStyle w:val="Abbildungsverzeichnis"/>
        <w:tabs>
          <w:tab w:val="right" w:leader="dot" w:pos="9062"/>
        </w:tabs>
        <w:rPr>
          <w:del w:id="310" w:author="Lukas Huwe" w:date="2015-02-04T19:36:00Z"/>
          <w:rFonts w:asciiTheme="minorHAnsi" w:eastAsiaTheme="minorEastAsia" w:hAnsiTheme="minorHAnsi"/>
          <w:noProof/>
          <w:lang w:eastAsia="de-DE"/>
        </w:rPr>
      </w:pPr>
      <w:del w:id="311" w:author="Lukas Huwe" w:date="2015-02-04T19:36:00Z">
        <w:r w:rsidRPr="000C5267">
          <w:rPr>
            <w:rPrChange w:id="312" w:author="Lukas Huwe" w:date="2015-02-04T19:36:00Z">
              <w:rPr>
                <w:rStyle w:val="Hyperlink"/>
                <w:noProof/>
              </w:rPr>
            </w:rPrChange>
          </w:rPr>
          <w:delText>Abbildung 10: build.gradle aus dem Projekt</w:delText>
        </w:r>
        <w:r w:rsidR="00445CA6" w:rsidDel="00A35044">
          <w:rPr>
            <w:noProof/>
            <w:webHidden/>
          </w:rPr>
          <w:tab/>
          <w:delText>10</w:delText>
        </w:r>
      </w:del>
    </w:p>
    <w:p w:rsidR="00445CA6" w:rsidDel="00A35044" w:rsidRDefault="000C5267">
      <w:pPr>
        <w:pStyle w:val="Abbildungsverzeichnis"/>
        <w:tabs>
          <w:tab w:val="right" w:leader="dot" w:pos="9062"/>
        </w:tabs>
        <w:rPr>
          <w:del w:id="313" w:author="Lukas Huwe" w:date="2015-02-04T19:36:00Z"/>
          <w:rFonts w:asciiTheme="minorHAnsi" w:eastAsiaTheme="minorEastAsia" w:hAnsiTheme="minorHAnsi"/>
          <w:noProof/>
          <w:lang w:eastAsia="de-DE"/>
        </w:rPr>
      </w:pPr>
      <w:del w:id="314" w:author="Lukas Huwe" w:date="2015-02-04T19:36:00Z">
        <w:r w:rsidRPr="000C5267">
          <w:rPr>
            <w:rPrChange w:id="315" w:author="Lukas Huwe" w:date="2015-02-04T19:36:00Z">
              <w:rPr>
                <w:rStyle w:val="Hyperlink"/>
                <w:noProof/>
              </w:rPr>
            </w:rPrChange>
          </w:rPr>
          <w:delText>Abbildung 11: Konfigurierter Android Test</w:delText>
        </w:r>
        <w:r w:rsidR="00445CA6" w:rsidDel="00A35044">
          <w:rPr>
            <w:noProof/>
            <w:webHidden/>
          </w:rPr>
          <w:tab/>
          <w:delText>11</w:delText>
        </w:r>
      </w:del>
    </w:p>
    <w:p w:rsidR="00445CA6" w:rsidDel="00A35044" w:rsidRDefault="000C5267">
      <w:pPr>
        <w:pStyle w:val="Abbildungsverzeichnis"/>
        <w:tabs>
          <w:tab w:val="right" w:leader="dot" w:pos="9062"/>
        </w:tabs>
        <w:rPr>
          <w:del w:id="316" w:author="Lukas Huwe" w:date="2015-02-04T19:36:00Z"/>
          <w:rFonts w:asciiTheme="minorHAnsi" w:eastAsiaTheme="minorEastAsia" w:hAnsiTheme="minorHAnsi"/>
          <w:noProof/>
          <w:lang w:eastAsia="de-DE"/>
        </w:rPr>
      </w:pPr>
      <w:del w:id="317" w:author="Lukas Huwe" w:date="2015-02-04T19:36:00Z">
        <w:r w:rsidRPr="000C5267">
          <w:rPr>
            <w:rPrChange w:id="318" w:author="Lukas Huwe" w:date="2015-02-04T19:36:00Z">
              <w:rPr>
                <w:rStyle w:val="Hyperlink"/>
                <w:noProof/>
              </w:rPr>
            </w:rPrChange>
          </w:rPr>
          <w:delText>Abbildung 12: Quellcode der Tests</w:delText>
        </w:r>
        <w:r w:rsidR="00445CA6" w:rsidDel="00A35044">
          <w:rPr>
            <w:noProof/>
            <w:webHidden/>
          </w:rPr>
          <w:tab/>
          <w:delText>11</w:delText>
        </w:r>
      </w:del>
    </w:p>
    <w:p w:rsidR="00445CA6" w:rsidDel="00A35044" w:rsidRDefault="000C5267">
      <w:pPr>
        <w:pStyle w:val="Abbildungsverzeichnis"/>
        <w:tabs>
          <w:tab w:val="right" w:leader="dot" w:pos="9062"/>
        </w:tabs>
        <w:rPr>
          <w:del w:id="319" w:author="Lukas Huwe" w:date="2015-02-04T19:36:00Z"/>
          <w:rFonts w:asciiTheme="minorHAnsi" w:eastAsiaTheme="minorEastAsia" w:hAnsiTheme="minorHAnsi"/>
          <w:noProof/>
          <w:lang w:eastAsia="de-DE"/>
        </w:rPr>
      </w:pPr>
      <w:del w:id="320" w:author="Lukas Huwe" w:date="2015-02-04T19:36:00Z">
        <w:r w:rsidRPr="000C5267">
          <w:rPr>
            <w:rPrChange w:id="321" w:author="Lukas Huwe" w:date="2015-02-04T19:36:00Z">
              <w:rPr>
                <w:rStyle w:val="Hyperlink"/>
                <w:noProof/>
              </w:rPr>
            </w:rPrChange>
          </w:rPr>
          <w:delText>Abbildung 13: Initialisierung der Tests beim Laden des Emulators</w:delText>
        </w:r>
        <w:r w:rsidR="00445CA6" w:rsidDel="00A35044">
          <w:rPr>
            <w:noProof/>
            <w:webHidden/>
          </w:rPr>
          <w:tab/>
          <w:delText>12</w:delText>
        </w:r>
      </w:del>
    </w:p>
    <w:p w:rsidR="00445CA6" w:rsidDel="00A35044" w:rsidRDefault="000C5267">
      <w:pPr>
        <w:pStyle w:val="Abbildungsverzeichnis"/>
        <w:tabs>
          <w:tab w:val="right" w:leader="dot" w:pos="9062"/>
        </w:tabs>
        <w:rPr>
          <w:del w:id="322" w:author="Lukas Huwe" w:date="2015-02-04T19:36:00Z"/>
          <w:rFonts w:asciiTheme="minorHAnsi" w:eastAsiaTheme="minorEastAsia" w:hAnsiTheme="minorHAnsi"/>
          <w:noProof/>
          <w:lang w:eastAsia="de-DE"/>
        </w:rPr>
      </w:pPr>
      <w:del w:id="323" w:author="Lukas Huwe" w:date="2015-02-04T19:36:00Z">
        <w:r w:rsidRPr="000C5267">
          <w:rPr>
            <w:rPrChange w:id="324" w:author="Lukas Huwe" w:date="2015-02-04T19:36:00Z">
              <w:rPr>
                <w:rStyle w:val="Hyperlink"/>
                <w:noProof/>
              </w:rPr>
            </w:rPrChange>
          </w:rPr>
          <w:delText>Abbildung 14: Testergebnisse</w:delText>
        </w:r>
        <w:r w:rsidR="00445CA6" w:rsidDel="00A35044">
          <w:rPr>
            <w:noProof/>
            <w:webHidden/>
          </w:rPr>
          <w:tab/>
          <w:delText>12</w:delText>
        </w:r>
      </w:del>
    </w:p>
    <w:p w:rsidR="00445CA6" w:rsidDel="00A35044" w:rsidRDefault="000C5267">
      <w:pPr>
        <w:pStyle w:val="Abbildungsverzeichnis"/>
        <w:tabs>
          <w:tab w:val="right" w:leader="dot" w:pos="9062"/>
        </w:tabs>
        <w:rPr>
          <w:del w:id="325" w:author="Lukas Huwe" w:date="2015-02-04T19:36:00Z"/>
          <w:rFonts w:asciiTheme="minorHAnsi" w:eastAsiaTheme="minorEastAsia" w:hAnsiTheme="minorHAnsi"/>
          <w:noProof/>
          <w:lang w:eastAsia="de-DE"/>
        </w:rPr>
      </w:pPr>
      <w:del w:id="326" w:author="Lukas Huwe" w:date="2015-02-04T19:36:00Z">
        <w:r w:rsidRPr="000C5267">
          <w:rPr>
            <w:rPrChange w:id="327" w:author="Lukas Huwe" w:date="2015-02-04T19:36:00Z">
              <w:rPr>
                <w:rStyle w:val="Hyperlink"/>
                <w:noProof/>
              </w:rPr>
            </w:rPrChange>
          </w:rPr>
          <w:delText>Abbildung 15: Entwurf für Re-Design</w:delText>
        </w:r>
        <w:r w:rsidR="00445CA6" w:rsidDel="00A35044">
          <w:rPr>
            <w:noProof/>
            <w:webHidden/>
          </w:rPr>
          <w:tab/>
          <w:delText>14</w:delText>
        </w:r>
      </w:del>
    </w:p>
    <w:p w:rsidR="00ED309B" w:rsidRPr="00EC0A9D" w:rsidRDefault="000C5267" w:rsidP="009B00EC">
      <w:pPr>
        <w:rPr>
          <w:rFonts w:cs="Arial"/>
          <w:color w:val="FF0000"/>
        </w:rPr>
      </w:pPr>
      <w:r>
        <w:fldChar w:fldCharType="end"/>
      </w:r>
    </w:p>
    <w:sectPr w:rsidR="00ED309B" w:rsidRPr="00EC0A9D" w:rsidSect="008625D0">
      <w:footerReference w:type="default" r:id="rId46"/>
      <w:pgSz w:w="11906" w:h="16838"/>
      <w:pgMar w:top="1417" w:right="1417" w:bottom="1134"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7" w:author="Kerkhoff" w:date="2015-02-05T19:43:00Z" w:initials="K">
    <w:p w:rsidR="00636188" w:rsidRDefault="00636188">
      <w:pPr>
        <w:pStyle w:val="Kommentartext"/>
      </w:pPr>
      <w:r>
        <w:rPr>
          <w:rStyle w:val="Kommentarzeichen"/>
        </w:rPr>
        <w:annotationRef/>
      </w:r>
      <w:r>
        <w:t>Haben wir nicht umgesetzt. Wollen wir das hier wirklich hervorheben ?</w:t>
      </w:r>
    </w:p>
  </w:comment>
  <w:comment w:id="28" w:author="Kerkhoff" w:date="2015-02-05T19:44:00Z" w:initials="K">
    <w:p w:rsidR="00636188" w:rsidRDefault="00636188">
      <w:pPr>
        <w:pStyle w:val="Kommentartext"/>
      </w:pPr>
      <w:r>
        <w:rPr>
          <w:rStyle w:val="Kommentarzeichen"/>
        </w:rPr>
        <w:annotationRef/>
      </w:r>
      <w:r>
        <w:t>Auch nicht umgesetzt</w:t>
      </w:r>
    </w:p>
  </w:comment>
  <w:comment w:id="29" w:author="Kerkhoff" w:date="2015-02-05T19:44:00Z" w:initials="K">
    <w:p w:rsidR="00636188" w:rsidRDefault="00636188">
      <w:pPr>
        <w:pStyle w:val="Kommentartext"/>
      </w:pPr>
      <w:r>
        <w:rPr>
          <w:rStyle w:val="Kommentarzeichen"/>
        </w:rPr>
        <w:annotationRef/>
      </w:r>
      <w:r>
        <w:t>Ebenfalls nicht umgesetzt</w:t>
      </w:r>
    </w:p>
  </w:comment>
  <w:comment w:id="38" w:author="Kerkhoff" w:date="2015-02-05T19:47:00Z" w:initials="K">
    <w:p w:rsidR="00636188" w:rsidRDefault="00636188">
      <w:pPr>
        <w:pStyle w:val="Kommentartext"/>
      </w:pPr>
      <w:r>
        <w:rPr>
          <w:rStyle w:val="Kommentarzeichen"/>
        </w:rPr>
        <w:annotationRef/>
      </w:r>
      <w:r>
        <w:t>Ist das Prinzip so bekannt ? Kommt denke ich eher vom Meyer</w:t>
      </w:r>
    </w:p>
  </w:comment>
  <w:comment w:id="56" w:author="Kerkhoff" w:date="2015-02-05T19:52:00Z" w:initials="K">
    <w:p w:rsidR="00636188" w:rsidRDefault="00636188">
      <w:pPr>
        <w:pStyle w:val="Kommentartext"/>
      </w:pPr>
      <w:r>
        <w:rPr>
          <w:rStyle w:val="Kommentarzeichen"/>
        </w:rPr>
        <w:annotationRef/>
      </w:r>
      <w:r>
        <w:t>?!</w:t>
      </w:r>
    </w:p>
  </w:comment>
  <w:comment w:id="85" w:author="Kerkhoff" w:date="2015-02-05T20:03:00Z" w:initials="K">
    <w:p w:rsidR="00636188" w:rsidRDefault="00636188">
      <w:pPr>
        <w:pStyle w:val="Kommentartext"/>
      </w:pPr>
      <w:r>
        <w:rPr>
          <w:rStyle w:val="Kommentarzeichen"/>
        </w:rPr>
        <w:annotationRef/>
      </w:r>
      <w:r>
        <w:t>Als Außenstehender lässt sich nicht erkennen was hier deutlich gemacht werden soll</w:t>
      </w:r>
    </w:p>
  </w:comment>
  <w:comment w:id="93" w:author="Kerkhoff" w:date="2015-02-05T20:07:00Z" w:initials="K">
    <w:p w:rsidR="00636188" w:rsidRDefault="00636188">
      <w:pPr>
        <w:pStyle w:val="Kommentartext"/>
      </w:pPr>
      <w:r>
        <w:rPr>
          <w:rStyle w:val="Kommentarzeichen"/>
        </w:rPr>
        <w:annotationRef/>
      </w:r>
      <w:r>
        <w:t>Finde ich aufgrund der vielen „Fachbegriffe“ nur schwer verständlich</w:t>
      </w:r>
    </w:p>
  </w:comment>
  <w:comment w:id="106" w:author="Ochtrup Sebastian" w:date="2015-02-03T22:38:00Z" w:initials="OS">
    <w:p w:rsidR="00636188" w:rsidRDefault="00636188">
      <w:pPr>
        <w:pStyle w:val="Kommentartext"/>
      </w:pPr>
      <w:r>
        <w:rPr>
          <w:rStyle w:val="Kommentarzeichen"/>
        </w:rPr>
        <w:annotationRef/>
      </w:r>
      <w:r>
        <w:t xml:space="preserve">Wir sprechen weiter oben von Emulatoren (Stringenz </w:t>
      </w:r>
      <w:r>
        <w:sym w:font="Wingdings" w:char="F04A"/>
      </w:r>
      <w:r>
        <w:t>)</w:t>
      </w:r>
    </w:p>
  </w:comment>
  <w:comment w:id="111" w:author="Lukas Huwe" w:date="2015-02-03T16:17:00Z" w:initials="LH">
    <w:p w:rsidR="00636188" w:rsidRDefault="00636188" w:rsidP="00F11808">
      <w:pPr>
        <w:pStyle w:val="Kommentartext"/>
      </w:pPr>
      <w:r>
        <w:rPr>
          <w:rStyle w:val="Kommentarzeichen"/>
        </w:rPr>
        <w:annotationRef/>
      </w:r>
      <w:r>
        <w:t>Auch hier: Sollen wir wirklich die Links in die Dokumentation schreiben?</w:t>
      </w:r>
    </w:p>
  </w:comment>
  <w:comment w:id="112" w:author="Ochtrup Sebastian" w:date="2015-02-03T23:00:00Z" w:initials="OS">
    <w:p w:rsidR="00636188" w:rsidRDefault="00636188">
      <w:pPr>
        <w:pStyle w:val="Kommentartext"/>
      </w:pPr>
      <w:r>
        <w:rPr>
          <w:rStyle w:val="Kommentarzeichen"/>
        </w:rPr>
        <w:annotationRef/>
      </w:r>
      <w:r>
        <w:t>Fußnote</w:t>
      </w:r>
    </w:p>
  </w:comment>
  <w:comment w:id="113" w:author="Kerkhoff" w:date="2015-02-05T20:11:00Z" w:initials="K">
    <w:p w:rsidR="00636188" w:rsidRDefault="00636188">
      <w:pPr>
        <w:pStyle w:val="Kommentartext"/>
      </w:pPr>
      <w:r>
        <w:rPr>
          <w:rStyle w:val="Kommentarzeichen"/>
        </w:rPr>
        <w:annotationRef/>
      </w:r>
      <w:r>
        <w:t>Den Link würde ich in der Doku lassen</w:t>
      </w:r>
    </w:p>
  </w:comment>
  <w:comment w:id="118" w:author="Kerkhoff" w:date="2015-02-05T20:14:00Z" w:initials="K">
    <w:p w:rsidR="00636188" w:rsidRDefault="00636188">
      <w:pPr>
        <w:pStyle w:val="Kommentartext"/>
      </w:pPr>
      <w:r>
        <w:rPr>
          <w:rStyle w:val="Kommentarzeichen"/>
        </w:rPr>
        <w:annotationRef/>
      </w:r>
      <w:r>
        <w:t>Ich finde den Namen hier eher uninteressant</w:t>
      </w:r>
    </w:p>
  </w:comment>
  <w:comment w:id="119" w:author="Kerkhoff" w:date="2015-02-05T20:15:00Z" w:initials="K">
    <w:p w:rsidR="00636188" w:rsidRDefault="00636188">
      <w:pPr>
        <w:pStyle w:val="Kommentartext"/>
      </w:pPr>
      <w:r>
        <w:rPr>
          <w:rStyle w:val="Kommentarzeichen"/>
        </w:rPr>
        <w:annotationRef/>
      </w:r>
      <w:r>
        <w:t>Nicht der Rede wert</w:t>
      </w:r>
    </w:p>
  </w:comment>
  <w:comment w:id="128" w:author="Kerkhoff" w:date="2015-02-05T20:17:00Z" w:initials="K">
    <w:p w:rsidR="00636188" w:rsidRDefault="00636188">
      <w:pPr>
        <w:pStyle w:val="Kommentartext"/>
      </w:pPr>
      <w:r>
        <w:rPr>
          <w:rStyle w:val="Kommentarzeichen"/>
        </w:rPr>
        <w:annotationRef/>
      </w:r>
      <w:r>
        <w:t>Erläuterung hierzu</w:t>
      </w:r>
    </w:p>
  </w:comment>
  <w:comment w:id="131" w:author="Kerkhoff" w:date="2015-02-05T20:17:00Z" w:initials="K">
    <w:p w:rsidR="00636188" w:rsidRDefault="00636188">
      <w:pPr>
        <w:pStyle w:val="Kommentartext"/>
      </w:pPr>
      <w:r>
        <w:rPr>
          <w:rStyle w:val="Kommentarzeichen"/>
        </w:rPr>
        <w:annotationRef/>
      </w:r>
      <w:r>
        <w:t>Was ist hiermit gemeint ?</w:t>
      </w:r>
    </w:p>
  </w:comment>
  <w:comment w:id="134" w:author="Kerkhoff" w:date="2015-02-05T20:18:00Z" w:initials="K">
    <w:p w:rsidR="00636188" w:rsidRDefault="00636188">
      <w:pPr>
        <w:pStyle w:val="Kommentartext"/>
      </w:pPr>
      <w:r>
        <w:rPr>
          <w:rStyle w:val="Kommentarzeichen"/>
        </w:rPr>
        <w:annotationRef/>
      </w:r>
      <w:r>
        <w:t xml:space="preserve">Ist, wie ich finde kein Grund weil wir auch „einfach“ die Verschlüsselungsalgorithmen aus dem </w:t>
      </w:r>
      <w:proofErr w:type="spellStart"/>
      <w:r>
        <w:t>Package</w:t>
      </w:r>
      <w:proofErr w:type="spellEnd"/>
      <w:r>
        <w:t xml:space="preserve"> hätten nehmen können</w:t>
      </w:r>
    </w:p>
  </w:comment>
  <w:comment w:id="137" w:author="Ochtrup Sebastian" w:date="2015-02-03T22:44:00Z" w:initials="OS">
    <w:p w:rsidR="00636188" w:rsidRDefault="00636188">
      <w:pPr>
        <w:pStyle w:val="Kommentartext"/>
      </w:pPr>
      <w:r>
        <w:rPr>
          <w:rStyle w:val="Kommentarzeichen"/>
        </w:rPr>
        <w:annotationRef/>
      </w:r>
      <w:r>
        <w:t xml:space="preserve">Entspricht dem restlichen </w:t>
      </w:r>
      <w:proofErr w:type="spellStart"/>
      <w:r>
        <w:t>Screenshots</w:t>
      </w:r>
      <w:proofErr w:type="spellEnd"/>
      <w:r>
        <w:t xml:space="preserve"> vom Android Studio</w:t>
      </w:r>
    </w:p>
  </w:comment>
  <w:comment w:id="162" w:author="Ochtrup Sebastian" w:date="2015-02-03T22:47:00Z" w:initials="OS">
    <w:p w:rsidR="00636188" w:rsidRDefault="00636188">
      <w:pPr>
        <w:pStyle w:val="Kommentartext"/>
      </w:pPr>
      <w:r>
        <w:rPr>
          <w:rStyle w:val="Kommentarzeichen"/>
        </w:rPr>
        <w:annotationRef/>
      </w:r>
      <w:r>
        <w:t>Ich weiß nicht ob ich das so schreiben würde. Als Abgrenzungskriterium habe ich unter 1.3  genannt, dass wir keine Backup-Funktionalität aus der App heraus bieten und es ist halt die Frage, ob ein DAU wirklich eine XML-Datei auf Systemebene sichern kann und dies auch tut</w:t>
      </w:r>
    </w:p>
  </w:comment>
  <w:comment w:id="164" w:author="Kerkhoff" w:date="2015-02-05T20:27:00Z" w:initials="K">
    <w:p w:rsidR="0031658B" w:rsidRDefault="0031658B">
      <w:pPr>
        <w:pStyle w:val="Kommentartext"/>
      </w:pPr>
      <w:r>
        <w:rPr>
          <w:rStyle w:val="Kommentarzeichen"/>
        </w:rPr>
        <w:annotationRef/>
      </w:r>
      <w:r>
        <w:t>Ich würde es schon drin lassen. Man kann hier ja unterscheiden nach automatischen und manuell angestoßenen Backups</w:t>
      </w:r>
    </w:p>
  </w:comment>
  <w:comment w:id="163" w:author="Lukas Huwe" w:date="2015-02-04T18:38:00Z" w:initials="LH">
    <w:p w:rsidR="00636188" w:rsidRDefault="00636188">
      <w:pPr>
        <w:pStyle w:val="Kommentartext"/>
      </w:pPr>
      <w:r>
        <w:rPr>
          <w:rStyle w:val="Kommentarzeichen"/>
        </w:rPr>
        <w:annotationRef/>
      </w:r>
      <w:r>
        <w:t>Bin ich auch der Meinung, wir können es eventuell in der Präsentation erwähnen, aber mehr auch nicht</w:t>
      </w:r>
    </w:p>
  </w:comment>
  <w:comment w:id="179" w:author="Kerkhoff" w:date="2015-02-05T20:30:00Z" w:initials="K">
    <w:p w:rsidR="0031658B" w:rsidRDefault="0031658B">
      <w:pPr>
        <w:pStyle w:val="Kommentartext"/>
      </w:pPr>
      <w:r>
        <w:rPr>
          <w:rStyle w:val="Kommentarzeichen"/>
        </w:rPr>
        <w:annotationRef/>
      </w:r>
      <w:r>
        <w:t>Außenstehende können hiermit nichts anfangen</w:t>
      </w:r>
    </w:p>
  </w:comment>
  <w:comment w:id="187" w:author="Kerkhoff" w:date="2015-02-05T20:34:00Z" w:initials="K">
    <w:p w:rsidR="00F72843" w:rsidRDefault="00F72843">
      <w:pPr>
        <w:pStyle w:val="Kommentartext"/>
      </w:pPr>
      <w:r>
        <w:rPr>
          <w:rStyle w:val="Kommentarzeichen"/>
        </w:rPr>
        <w:annotationRef/>
      </w:r>
      <w:r>
        <w:t xml:space="preserve">Wir haben </w:t>
      </w:r>
      <w:proofErr w:type="spellStart"/>
      <w:r>
        <w:t>Git</w:t>
      </w:r>
      <w:proofErr w:type="spellEnd"/>
      <w:r>
        <w:t xml:space="preserve"> Flow eingeführt. Deshalb auch der </w:t>
      </w:r>
      <w:proofErr w:type="spellStart"/>
      <w:r>
        <w:t>dvelop</w:t>
      </w:r>
      <w:proofErr w:type="spellEnd"/>
      <w:r>
        <w:t xml:space="preserve"> </w:t>
      </w:r>
      <w:proofErr w:type="spellStart"/>
      <w:r>
        <w:t>Branch</w:t>
      </w:r>
      <w:proofErr w:type="spellEnd"/>
      <w:r>
        <w:t>. Wir haben uns danach nur nicht mehr daran gehalten</w:t>
      </w:r>
    </w:p>
  </w:comment>
  <w:comment w:id="188" w:author="Kerkhoff" w:date="2015-02-05T20:35:00Z" w:initials="K">
    <w:p w:rsidR="00F72843" w:rsidRDefault="00F72843">
      <w:pPr>
        <w:pStyle w:val="Kommentartext"/>
      </w:pPr>
      <w:r>
        <w:rPr>
          <w:rStyle w:val="Kommentarzeichen"/>
        </w:rPr>
        <w:annotationRef/>
      </w:r>
      <w:r>
        <w:t>Kann ich aus meinem Firmenalltag nicht bestätigen können wir aber meinetwegen trotzdem reinnehmen</w:t>
      </w:r>
    </w:p>
  </w:comment>
  <w:comment w:id="207" w:author="Kerkhoff" w:date="2015-02-05T20:43:00Z" w:initials="K">
    <w:p w:rsidR="00F72843" w:rsidRDefault="00F72843">
      <w:pPr>
        <w:pStyle w:val="Kommentartext"/>
      </w:pPr>
      <w:r>
        <w:rPr>
          <w:rStyle w:val="Kommentarzeichen"/>
        </w:rPr>
        <w:annotationRef/>
      </w:r>
      <w:r>
        <w:t>Raus ?! (Siehe Kommentar von Lukas unten)</w:t>
      </w:r>
    </w:p>
  </w:comment>
  <w:comment w:id="210" w:author="Lukas Huwe" w:date="2015-02-04T19:30:00Z" w:initials="LH">
    <w:p w:rsidR="00636188" w:rsidRDefault="00636188">
      <w:pPr>
        <w:pStyle w:val="Kommentartext"/>
      </w:pPr>
      <w:r>
        <w:rPr>
          <w:rStyle w:val="Kommentarzeichen"/>
        </w:rPr>
        <w:annotationRef/>
      </w:r>
      <w:r>
        <w:t xml:space="preserve">Finde den Schluss von </w:t>
      </w:r>
      <w:proofErr w:type="spellStart"/>
      <w:r>
        <w:t>mkerk</w:t>
      </w:r>
      <w:proofErr w:type="spellEnd"/>
      <w:r>
        <w:t xml:space="preserve"> genau passend für ein Fazit. Was sagt ihr?</w:t>
      </w:r>
    </w:p>
  </w:comment>
  <w:comment w:id="212" w:author="Kerkhoff" w:date="2015-02-05T20:43:00Z" w:initials="K">
    <w:p w:rsidR="00B234ED" w:rsidRDefault="00B234ED">
      <w:pPr>
        <w:pStyle w:val="Kommentartext"/>
      </w:pPr>
      <w:r>
        <w:rPr>
          <w:rStyle w:val="Kommentarzeichen"/>
        </w:rPr>
        <w:annotationRef/>
      </w:r>
      <w:r>
        <w:t>Ich finde den Satz komisch</w:t>
      </w:r>
    </w:p>
  </w:comment>
  <w:comment w:id="215" w:author="Kerkhoff" w:date="2015-02-05T20:44:00Z" w:initials="K">
    <w:p w:rsidR="00B234ED" w:rsidRDefault="00B234ED">
      <w:pPr>
        <w:pStyle w:val="Kommentartext"/>
      </w:pPr>
      <w:r>
        <w:rPr>
          <w:rStyle w:val="Kommentarzeichen"/>
        </w:rPr>
        <w:annotationRef/>
      </w:r>
      <w:r>
        <w:t>Wenn das hier erwähnt wird sollte man kurz erklären was damit gemeint ist. Ein Außenstehender versteht das sicherlich nicht</w:t>
      </w:r>
    </w:p>
  </w:comment>
  <w:comment w:id="218" w:author="Kerkhoff" w:date="2015-02-05T20:47:00Z" w:initials="K">
    <w:p w:rsidR="00B234ED" w:rsidRDefault="00B234ED">
      <w:pPr>
        <w:pStyle w:val="Kommentartext"/>
      </w:pPr>
      <w:r>
        <w:rPr>
          <w:rStyle w:val="Kommentarzeichen"/>
        </w:rPr>
        <w:annotationRef/>
      </w:r>
      <w:r>
        <w:t xml:space="preserve">Bei unseren kryptischen Passwörtern und dem Fakt, dass du keine Rückmeldung bekommst ist es denke ich nicht </w:t>
      </w:r>
      <w:proofErr w:type="spellStart"/>
      <w:r>
        <w:t>sooo</w:t>
      </w:r>
      <w:proofErr w:type="spellEnd"/>
      <w:r>
        <w:t xml:space="preserve"> leicht. </w:t>
      </w:r>
      <w:r>
        <w:t>Das hört sich hier ein wenig zu „leicht“ an.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0A4C8F" w15:done="0"/>
  <w15:commentEx w15:paraId="104EBB2F" w15:done="0"/>
  <w15:commentEx w15:paraId="14A717E9" w15:done="0"/>
  <w15:commentEx w15:paraId="269012E1" w15:done="0"/>
  <w15:commentEx w15:paraId="5DDD7B81" w15:done="0"/>
  <w15:commentEx w15:paraId="7A3DDB17" w15:paraIdParent="5DDD7B81" w15:done="0"/>
  <w15:commentEx w15:paraId="2D252D97" w15:done="0"/>
  <w15:commentEx w15:paraId="44D1762F" w15:done="0"/>
  <w15:commentEx w15:paraId="4DD8DC3A" w15:done="0"/>
  <w15:commentEx w15:paraId="5147B782" w15:done="0"/>
  <w15:commentEx w15:paraId="3672CE9F"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3BF1" w:rsidRDefault="00373BF1" w:rsidP="002D38FC">
      <w:pPr>
        <w:spacing w:after="0" w:line="240" w:lineRule="auto"/>
      </w:pPr>
      <w:r>
        <w:separator/>
      </w:r>
    </w:p>
  </w:endnote>
  <w:endnote w:type="continuationSeparator" w:id="0">
    <w:p w:rsidR="00373BF1" w:rsidRDefault="00373BF1" w:rsidP="002D38F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6188" w:rsidRDefault="00636188" w:rsidP="002D38FC">
    <w:pPr>
      <w:pStyle w:val="Fuzeile"/>
      <w:jc w:val="right"/>
    </w:pPr>
    <w:r>
      <w:rPr>
        <w:noProof/>
        <w:lang w:eastAsia="de-DE"/>
      </w:rPr>
      <w:pict>
        <v:shapetype id="_x0000_t32" coordsize="21600,21600" o:spt="32" o:oned="t" path="m,l21600,21600e" filled="f">
          <v:path arrowok="t" fillok="f" o:connecttype="none"/>
          <o:lock v:ext="edit" shapetype="t"/>
        </v:shapetype>
        <v:shape id="_x0000_s2049" type="#_x0000_t32" style="position:absolute;left:0;text-align:left;margin-left:-1.85pt;margin-top:-4.85pt;width:457.5pt;height:0;z-index:251659264" o:connectortype="straight"/>
      </w:pict>
    </w:r>
    <w:r>
      <w:t xml:space="preserve">Nadine Feldmann, Lukas </w:t>
    </w:r>
    <w:proofErr w:type="spellStart"/>
    <w:r>
      <w:t>Huwe</w:t>
    </w:r>
    <w:proofErr w:type="spellEnd"/>
    <w:r>
      <w:t xml:space="preserve">, Michael </w:t>
    </w:r>
    <w:proofErr w:type="spellStart"/>
    <w:r>
      <w:t>Kerkhoff</w:t>
    </w:r>
    <w:proofErr w:type="spellEnd"/>
    <w:r>
      <w:t xml:space="preserve"> und Sebastian </w:t>
    </w:r>
    <w:proofErr w:type="spellStart"/>
    <w:r>
      <w:t>Ochtrup</w:t>
    </w:r>
    <w:proofErr w:type="spellEnd"/>
    <w:r>
      <w:t xml:space="preserve"> </w:t>
    </w:r>
    <w:r>
      <w:tab/>
      <w:t xml:space="preserve">Seite </w:t>
    </w:r>
    <w:sdt>
      <w:sdtPr>
        <w:id w:val="1423610786"/>
        <w:docPartObj>
          <w:docPartGallery w:val="Page Numbers (Bottom of Page)"/>
          <w:docPartUnique/>
        </w:docPartObj>
      </w:sdtPr>
      <w:sdtContent>
        <w:fldSimple w:instr="PAGE   \* MERGEFORMAT">
          <w:r w:rsidR="00B234ED">
            <w:rPr>
              <w:noProof/>
            </w:rPr>
            <w:t>25</w:t>
          </w:r>
        </w:fldSimple>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3BF1" w:rsidRDefault="00373BF1" w:rsidP="002D38FC">
      <w:pPr>
        <w:spacing w:after="0" w:line="240" w:lineRule="auto"/>
      </w:pPr>
      <w:r>
        <w:separator/>
      </w:r>
    </w:p>
  </w:footnote>
  <w:footnote w:type="continuationSeparator" w:id="0">
    <w:p w:rsidR="00373BF1" w:rsidRDefault="00373BF1" w:rsidP="002D38F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1E6A49"/>
    <w:multiLevelType w:val="hybridMultilevel"/>
    <w:tmpl w:val="4B30E4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26FD0427"/>
    <w:multiLevelType w:val="hybridMultilevel"/>
    <w:tmpl w:val="50B6DC44"/>
    <w:lvl w:ilvl="0" w:tplc="4A4EECFE">
      <w:numFmt w:val="bullet"/>
      <w:lvlText w:val=""/>
      <w:lvlJc w:val="left"/>
      <w:pPr>
        <w:ind w:left="1080" w:hanging="360"/>
      </w:pPr>
      <w:rPr>
        <w:rFonts w:ascii="Wingdings" w:eastAsiaTheme="minorHAnsi" w:hAnsi="Wingdings"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2B094253"/>
    <w:multiLevelType w:val="hybridMultilevel"/>
    <w:tmpl w:val="667AC77C"/>
    <w:lvl w:ilvl="0" w:tplc="BBEA791A">
      <w:start w:val="8"/>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327D1E9E"/>
    <w:multiLevelType w:val="multilevel"/>
    <w:tmpl w:val="6E3ED9A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4B9719B0"/>
    <w:multiLevelType w:val="hybridMultilevel"/>
    <w:tmpl w:val="97C4CDEC"/>
    <w:lvl w:ilvl="0" w:tplc="6B18E3B6">
      <w:numFmt w:val="bullet"/>
      <w:lvlText w:val="-"/>
      <w:lvlJc w:val="left"/>
      <w:pPr>
        <w:ind w:left="720" w:hanging="360"/>
      </w:pPr>
      <w:rPr>
        <w:rFonts w:ascii="Calibri" w:eastAsiaTheme="minorHAnsi" w:hAnsi="Calibri" w:cstheme="minorBidi" w:hint="default"/>
      </w:rPr>
    </w:lvl>
    <w:lvl w:ilvl="1" w:tplc="950094B6">
      <w:numFmt w:val="bullet"/>
      <w:lvlText w:val=""/>
      <w:lvlJc w:val="left"/>
      <w:pPr>
        <w:ind w:left="1440" w:hanging="360"/>
      </w:pPr>
      <w:rPr>
        <w:rFonts w:ascii="Wingdings" w:eastAsiaTheme="minorHAnsi" w:hAnsi="Wingdings"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6A563AF1"/>
    <w:multiLevelType w:val="hybridMultilevel"/>
    <w:tmpl w:val="89342488"/>
    <w:lvl w:ilvl="0" w:tplc="5D0C1250">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nsid w:val="6D454042"/>
    <w:multiLevelType w:val="multilevel"/>
    <w:tmpl w:val="6E3ED9A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6F845B15"/>
    <w:multiLevelType w:val="hybridMultilevel"/>
    <w:tmpl w:val="7C9A7B82"/>
    <w:lvl w:ilvl="0" w:tplc="0106B146">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6FD76BBA"/>
    <w:multiLevelType w:val="multilevel"/>
    <w:tmpl w:val="6E3ED9A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7"/>
  </w:num>
  <w:num w:numId="3">
    <w:abstractNumId w:val="4"/>
  </w:num>
  <w:num w:numId="4">
    <w:abstractNumId w:val="3"/>
  </w:num>
  <w:num w:numId="5">
    <w:abstractNumId w:val="2"/>
  </w:num>
  <w:num w:numId="6">
    <w:abstractNumId w:val="6"/>
  </w:num>
  <w:num w:numId="7">
    <w:abstractNumId w:val="8"/>
  </w:num>
  <w:num w:numId="8">
    <w:abstractNumId w:val="1"/>
  </w:num>
  <w:num w:numId="9">
    <w:abstractNumId w:val="0"/>
  </w:num>
  <w:num w:numId="10">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kas Huwe">
    <w15:presenceInfo w15:providerId="Windows Live" w15:userId="cbe823afa27d8dd6"/>
  </w15:person>
  <w15:person w15:author="Ochtrup Sebastian">
    <w15:presenceInfo w15:providerId="AD" w15:userId="S-1-5-21-2389486915-3786046557-3666403975-8754"/>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trackRevisions/>
  <w:defaultTabStop w:val="708"/>
  <w:hyphenationZone w:val="425"/>
  <w:characterSpacingControl w:val="doNotCompress"/>
  <w:hdrShapeDefaults>
    <o:shapedefaults v:ext="edit" spidmax="4098"/>
    <o:shapelayout v:ext="edit">
      <o:idmap v:ext="edit" data="2"/>
      <o:rules v:ext="edit">
        <o:r id="V:Rule2" type="connector" idref="#_x0000_s2049"/>
      </o:rules>
    </o:shapelayout>
  </w:hdrShapeDefaults>
  <w:footnotePr>
    <w:footnote w:id="-1"/>
    <w:footnote w:id="0"/>
  </w:footnotePr>
  <w:endnotePr>
    <w:endnote w:id="-1"/>
    <w:endnote w:id="0"/>
  </w:endnotePr>
  <w:compat/>
  <w:rsids>
    <w:rsidRoot w:val="00784705"/>
    <w:rsid w:val="000039F2"/>
    <w:rsid w:val="000064B9"/>
    <w:rsid w:val="00041D27"/>
    <w:rsid w:val="00070244"/>
    <w:rsid w:val="000B2101"/>
    <w:rsid w:val="000B626C"/>
    <w:rsid w:val="000C4545"/>
    <w:rsid w:val="000C5267"/>
    <w:rsid w:val="000F58F5"/>
    <w:rsid w:val="0010257E"/>
    <w:rsid w:val="00126583"/>
    <w:rsid w:val="001502EF"/>
    <w:rsid w:val="0016639D"/>
    <w:rsid w:val="0017540B"/>
    <w:rsid w:val="00182C89"/>
    <w:rsid w:val="001A2ABE"/>
    <w:rsid w:val="001B2FA5"/>
    <w:rsid w:val="001B6C22"/>
    <w:rsid w:val="001D3EB3"/>
    <w:rsid w:val="001E5CF5"/>
    <w:rsid w:val="002050C3"/>
    <w:rsid w:val="0023519E"/>
    <w:rsid w:val="00235ED0"/>
    <w:rsid w:val="002749A9"/>
    <w:rsid w:val="002767E3"/>
    <w:rsid w:val="002D38FC"/>
    <w:rsid w:val="0031658B"/>
    <w:rsid w:val="00316B11"/>
    <w:rsid w:val="00353A24"/>
    <w:rsid w:val="00355CAB"/>
    <w:rsid w:val="003634E7"/>
    <w:rsid w:val="00373BF1"/>
    <w:rsid w:val="0039367D"/>
    <w:rsid w:val="003C19AB"/>
    <w:rsid w:val="003D35F8"/>
    <w:rsid w:val="004013C3"/>
    <w:rsid w:val="004126A1"/>
    <w:rsid w:val="00412D1D"/>
    <w:rsid w:val="00416BCF"/>
    <w:rsid w:val="00427130"/>
    <w:rsid w:val="00445CA6"/>
    <w:rsid w:val="004546EB"/>
    <w:rsid w:val="004B280B"/>
    <w:rsid w:val="004B6EF4"/>
    <w:rsid w:val="004E649D"/>
    <w:rsid w:val="004F4013"/>
    <w:rsid w:val="004F4B5E"/>
    <w:rsid w:val="005037CA"/>
    <w:rsid w:val="00510406"/>
    <w:rsid w:val="00562279"/>
    <w:rsid w:val="00565D19"/>
    <w:rsid w:val="00581F29"/>
    <w:rsid w:val="005A7BDA"/>
    <w:rsid w:val="005C0DFB"/>
    <w:rsid w:val="005D4973"/>
    <w:rsid w:val="00626C7E"/>
    <w:rsid w:val="00632A46"/>
    <w:rsid w:val="00636188"/>
    <w:rsid w:val="006668EF"/>
    <w:rsid w:val="0067194E"/>
    <w:rsid w:val="0068045B"/>
    <w:rsid w:val="0068165F"/>
    <w:rsid w:val="00684A01"/>
    <w:rsid w:val="00684FC9"/>
    <w:rsid w:val="00690A9C"/>
    <w:rsid w:val="0069355B"/>
    <w:rsid w:val="006E19B6"/>
    <w:rsid w:val="006F0080"/>
    <w:rsid w:val="00713E7B"/>
    <w:rsid w:val="00722C23"/>
    <w:rsid w:val="00734246"/>
    <w:rsid w:val="0074041B"/>
    <w:rsid w:val="00784705"/>
    <w:rsid w:val="00793E85"/>
    <w:rsid w:val="00795379"/>
    <w:rsid w:val="008031BD"/>
    <w:rsid w:val="00845662"/>
    <w:rsid w:val="00853502"/>
    <w:rsid w:val="008625D0"/>
    <w:rsid w:val="00863E35"/>
    <w:rsid w:val="008976D9"/>
    <w:rsid w:val="008D0B12"/>
    <w:rsid w:val="008E29DB"/>
    <w:rsid w:val="008F2A4C"/>
    <w:rsid w:val="0090617B"/>
    <w:rsid w:val="00912E6F"/>
    <w:rsid w:val="00927645"/>
    <w:rsid w:val="00941B23"/>
    <w:rsid w:val="00963E4C"/>
    <w:rsid w:val="00966E50"/>
    <w:rsid w:val="00981741"/>
    <w:rsid w:val="009908DD"/>
    <w:rsid w:val="009B00EC"/>
    <w:rsid w:val="009B45E4"/>
    <w:rsid w:val="009D7C2D"/>
    <w:rsid w:val="009E72FA"/>
    <w:rsid w:val="00A00917"/>
    <w:rsid w:val="00A174F4"/>
    <w:rsid w:val="00A315A7"/>
    <w:rsid w:val="00A35044"/>
    <w:rsid w:val="00A36BC4"/>
    <w:rsid w:val="00A53ABC"/>
    <w:rsid w:val="00A637E4"/>
    <w:rsid w:val="00AB0343"/>
    <w:rsid w:val="00AB7937"/>
    <w:rsid w:val="00AD2C09"/>
    <w:rsid w:val="00AD5E97"/>
    <w:rsid w:val="00B07E79"/>
    <w:rsid w:val="00B234ED"/>
    <w:rsid w:val="00B42B4D"/>
    <w:rsid w:val="00B505FD"/>
    <w:rsid w:val="00B53250"/>
    <w:rsid w:val="00B56304"/>
    <w:rsid w:val="00B71AC4"/>
    <w:rsid w:val="00B95D53"/>
    <w:rsid w:val="00BB6811"/>
    <w:rsid w:val="00BC79C7"/>
    <w:rsid w:val="00BF42F9"/>
    <w:rsid w:val="00C02B02"/>
    <w:rsid w:val="00C04380"/>
    <w:rsid w:val="00C36D7F"/>
    <w:rsid w:val="00C4783D"/>
    <w:rsid w:val="00C5268F"/>
    <w:rsid w:val="00C53F1F"/>
    <w:rsid w:val="00C913F1"/>
    <w:rsid w:val="00CA052A"/>
    <w:rsid w:val="00D0368C"/>
    <w:rsid w:val="00D32038"/>
    <w:rsid w:val="00D75585"/>
    <w:rsid w:val="00D9080C"/>
    <w:rsid w:val="00D93098"/>
    <w:rsid w:val="00D97570"/>
    <w:rsid w:val="00DB1B2F"/>
    <w:rsid w:val="00DB2394"/>
    <w:rsid w:val="00DB7481"/>
    <w:rsid w:val="00DB775C"/>
    <w:rsid w:val="00DC2FF9"/>
    <w:rsid w:val="00DC446D"/>
    <w:rsid w:val="00DD1830"/>
    <w:rsid w:val="00DF64D9"/>
    <w:rsid w:val="00E1379A"/>
    <w:rsid w:val="00E231BF"/>
    <w:rsid w:val="00E50279"/>
    <w:rsid w:val="00E5370F"/>
    <w:rsid w:val="00EC0A9D"/>
    <w:rsid w:val="00ED309B"/>
    <w:rsid w:val="00EE192C"/>
    <w:rsid w:val="00F11808"/>
    <w:rsid w:val="00F27603"/>
    <w:rsid w:val="00F436FD"/>
    <w:rsid w:val="00F562F9"/>
    <w:rsid w:val="00F72843"/>
    <w:rsid w:val="00F8306C"/>
    <w:rsid w:val="00F9045F"/>
    <w:rsid w:val="00FB0C94"/>
    <w:rsid w:val="00FB3B78"/>
    <w:rsid w:val="00FC77F1"/>
    <w:rsid w:val="00FF7BF6"/>
    <w:rsid w:val="00FF7FFA"/>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D38FC"/>
    <w:pPr>
      <w:spacing w:after="160" w:line="256" w:lineRule="auto"/>
    </w:pPr>
    <w:rPr>
      <w:rFonts w:ascii="Arial" w:hAnsi="Arial"/>
    </w:rPr>
  </w:style>
  <w:style w:type="paragraph" w:styleId="berschrift1">
    <w:name w:val="heading 1"/>
    <w:basedOn w:val="Standard"/>
    <w:next w:val="Standard"/>
    <w:link w:val="berschrift1Zchn"/>
    <w:uiPriority w:val="9"/>
    <w:qFormat/>
    <w:rsid w:val="00ED309B"/>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ED309B"/>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84705"/>
    <w:pPr>
      <w:ind w:left="720"/>
      <w:contextualSpacing/>
    </w:pPr>
  </w:style>
  <w:style w:type="character" w:customStyle="1" w:styleId="berschrift1Zchn">
    <w:name w:val="Überschrift 1 Zchn"/>
    <w:basedOn w:val="Absatz-Standardschriftart"/>
    <w:link w:val="berschrift1"/>
    <w:uiPriority w:val="9"/>
    <w:rsid w:val="00ED309B"/>
    <w:rPr>
      <w:rFonts w:asciiTheme="majorHAnsi" w:eastAsiaTheme="majorEastAsia" w:hAnsiTheme="majorHAnsi" w:cstheme="majorBidi"/>
      <w:color w:val="365F91" w:themeColor="accent1" w:themeShade="BF"/>
      <w:sz w:val="32"/>
      <w:szCs w:val="32"/>
    </w:rPr>
  </w:style>
  <w:style w:type="character" w:customStyle="1" w:styleId="berschrift2Zchn">
    <w:name w:val="Überschrift 2 Zchn"/>
    <w:basedOn w:val="Absatz-Standardschriftart"/>
    <w:link w:val="berschrift2"/>
    <w:uiPriority w:val="9"/>
    <w:rsid w:val="00ED309B"/>
    <w:rPr>
      <w:rFonts w:asciiTheme="majorHAnsi" w:eastAsiaTheme="majorEastAsia" w:hAnsiTheme="majorHAnsi" w:cstheme="majorBidi"/>
      <w:color w:val="365F91" w:themeColor="accent1" w:themeShade="BF"/>
      <w:sz w:val="26"/>
      <w:szCs w:val="26"/>
    </w:rPr>
  </w:style>
  <w:style w:type="paragraph" w:styleId="Inhaltsverzeichnisberschrift">
    <w:name w:val="TOC Heading"/>
    <w:basedOn w:val="berschrift1"/>
    <w:next w:val="Standard"/>
    <w:uiPriority w:val="39"/>
    <w:unhideWhenUsed/>
    <w:qFormat/>
    <w:rsid w:val="00AD5E97"/>
    <w:pPr>
      <w:outlineLvl w:val="9"/>
    </w:pPr>
    <w:rPr>
      <w:lang w:eastAsia="de-DE"/>
    </w:rPr>
  </w:style>
  <w:style w:type="paragraph" w:styleId="Verzeichnis1">
    <w:name w:val="toc 1"/>
    <w:basedOn w:val="Standard"/>
    <w:next w:val="Standard"/>
    <w:autoRedefine/>
    <w:uiPriority w:val="39"/>
    <w:unhideWhenUsed/>
    <w:rsid w:val="00AD5E97"/>
    <w:pPr>
      <w:spacing w:after="100"/>
    </w:pPr>
  </w:style>
  <w:style w:type="paragraph" w:styleId="Verzeichnis2">
    <w:name w:val="toc 2"/>
    <w:basedOn w:val="Standard"/>
    <w:next w:val="Standard"/>
    <w:autoRedefine/>
    <w:uiPriority w:val="39"/>
    <w:unhideWhenUsed/>
    <w:rsid w:val="00AD5E97"/>
    <w:pPr>
      <w:spacing w:after="100"/>
      <w:ind w:left="220"/>
    </w:pPr>
  </w:style>
  <w:style w:type="character" w:styleId="Hyperlink">
    <w:name w:val="Hyperlink"/>
    <w:basedOn w:val="Absatz-Standardschriftart"/>
    <w:uiPriority w:val="99"/>
    <w:unhideWhenUsed/>
    <w:rsid w:val="00AD5E97"/>
    <w:rPr>
      <w:color w:val="0000FF" w:themeColor="hyperlink"/>
      <w:u w:val="single"/>
    </w:rPr>
  </w:style>
  <w:style w:type="table" w:styleId="Tabellengitternetz">
    <w:name w:val="Table Grid"/>
    <w:basedOn w:val="NormaleTabelle"/>
    <w:uiPriority w:val="39"/>
    <w:rsid w:val="000039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Untertitel">
    <w:name w:val="Subtitle"/>
    <w:basedOn w:val="Standard"/>
    <w:next w:val="Standard"/>
    <w:link w:val="UntertitelZchn"/>
    <w:uiPriority w:val="11"/>
    <w:qFormat/>
    <w:rsid w:val="00AD2C0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D2C09"/>
    <w:rPr>
      <w:rFonts w:eastAsiaTheme="minorEastAsia"/>
      <w:color w:val="5A5A5A" w:themeColor="text1" w:themeTint="A5"/>
      <w:spacing w:val="15"/>
    </w:rPr>
  </w:style>
  <w:style w:type="paragraph" w:styleId="Sprechblasentext">
    <w:name w:val="Balloon Text"/>
    <w:basedOn w:val="Standard"/>
    <w:link w:val="SprechblasentextZchn"/>
    <w:uiPriority w:val="99"/>
    <w:semiHidden/>
    <w:unhideWhenUsed/>
    <w:rsid w:val="005D497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D4973"/>
    <w:rPr>
      <w:rFonts w:ascii="Tahoma" w:hAnsi="Tahoma" w:cs="Tahoma"/>
      <w:sz w:val="16"/>
      <w:szCs w:val="16"/>
    </w:rPr>
  </w:style>
  <w:style w:type="character" w:styleId="Kommentarzeichen">
    <w:name w:val="annotation reference"/>
    <w:basedOn w:val="Absatz-Standardschriftart"/>
    <w:uiPriority w:val="99"/>
    <w:semiHidden/>
    <w:unhideWhenUsed/>
    <w:rsid w:val="004546EB"/>
    <w:rPr>
      <w:sz w:val="16"/>
      <w:szCs w:val="16"/>
    </w:rPr>
  </w:style>
  <w:style w:type="paragraph" w:styleId="Kommentartext">
    <w:name w:val="annotation text"/>
    <w:basedOn w:val="Standard"/>
    <w:link w:val="KommentartextZchn"/>
    <w:uiPriority w:val="99"/>
    <w:semiHidden/>
    <w:unhideWhenUsed/>
    <w:rsid w:val="004546E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546EB"/>
    <w:rPr>
      <w:sz w:val="20"/>
      <w:szCs w:val="20"/>
    </w:rPr>
  </w:style>
  <w:style w:type="paragraph" w:styleId="Kommentarthema">
    <w:name w:val="annotation subject"/>
    <w:basedOn w:val="Kommentartext"/>
    <w:next w:val="Kommentartext"/>
    <w:link w:val="KommentarthemaZchn"/>
    <w:uiPriority w:val="99"/>
    <w:semiHidden/>
    <w:unhideWhenUsed/>
    <w:rsid w:val="004546EB"/>
    <w:rPr>
      <w:b/>
      <w:bCs/>
    </w:rPr>
  </w:style>
  <w:style w:type="character" w:customStyle="1" w:styleId="KommentarthemaZchn">
    <w:name w:val="Kommentarthema Zchn"/>
    <w:basedOn w:val="KommentartextZchn"/>
    <w:link w:val="Kommentarthema"/>
    <w:uiPriority w:val="99"/>
    <w:semiHidden/>
    <w:rsid w:val="004546EB"/>
    <w:rPr>
      <w:b/>
      <w:bCs/>
      <w:sz w:val="20"/>
      <w:szCs w:val="20"/>
    </w:rPr>
  </w:style>
  <w:style w:type="paragraph" w:styleId="Kopfzeile">
    <w:name w:val="header"/>
    <w:basedOn w:val="Standard"/>
    <w:link w:val="KopfzeileZchn"/>
    <w:uiPriority w:val="99"/>
    <w:unhideWhenUsed/>
    <w:rsid w:val="002D38F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D38FC"/>
  </w:style>
  <w:style w:type="paragraph" w:styleId="Fuzeile">
    <w:name w:val="footer"/>
    <w:basedOn w:val="Standard"/>
    <w:link w:val="FuzeileZchn"/>
    <w:uiPriority w:val="99"/>
    <w:unhideWhenUsed/>
    <w:rsid w:val="002D38F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D38FC"/>
  </w:style>
  <w:style w:type="paragraph" w:styleId="Beschriftung">
    <w:name w:val="caption"/>
    <w:basedOn w:val="Standard"/>
    <w:next w:val="Standard"/>
    <w:uiPriority w:val="35"/>
    <w:unhideWhenUsed/>
    <w:qFormat/>
    <w:rsid w:val="003D35F8"/>
    <w:pPr>
      <w:spacing w:after="200" w:line="240" w:lineRule="auto"/>
    </w:pPr>
    <w:rPr>
      <w:i/>
      <w:iCs/>
      <w:color w:val="1F497D" w:themeColor="text2"/>
      <w:sz w:val="18"/>
      <w:szCs w:val="18"/>
    </w:rPr>
  </w:style>
  <w:style w:type="paragraph" w:styleId="Abbildungsverzeichnis">
    <w:name w:val="table of figures"/>
    <w:basedOn w:val="Standard"/>
    <w:next w:val="Standard"/>
    <w:uiPriority w:val="99"/>
    <w:unhideWhenUsed/>
    <w:rsid w:val="00C04380"/>
    <w:pPr>
      <w:spacing w:after="0"/>
    </w:pPr>
  </w:style>
  <w:style w:type="paragraph" w:styleId="berarbeitung">
    <w:name w:val="Revision"/>
    <w:hidden/>
    <w:uiPriority w:val="99"/>
    <w:semiHidden/>
    <w:rsid w:val="005037CA"/>
    <w:pPr>
      <w:spacing w:after="0" w:line="240" w:lineRule="auto"/>
    </w:pPr>
    <w:rPr>
      <w:rFonts w:ascii="Arial" w:hAnsi="Arial"/>
    </w:rPr>
  </w:style>
</w:styles>
</file>

<file path=word/webSettings.xml><?xml version="1.0" encoding="utf-8"?>
<w:webSettings xmlns:r="http://schemas.openxmlformats.org/officeDocument/2006/relationships" xmlns:w="http://schemas.openxmlformats.org/wordprocessingml/2006/main">
  <w:divs>
    <w:div w:id="525947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microsoft.com/office/2011/relationships/commentsExtended" Target="commentsExtended.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AD4A53-7CD5-416E-BEAC-038690052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6661</Words>
  <Characters>41970</Characters>
  <Application>Microsoft Office Word</Application>
  <DocSecurity>0</DocSecurity>
  <Lines>349</Lines>
  <Paragraphs>97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48534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Mitsch</dc:creator>
  <cp:keywords/>
  <dc:description/>
  <cp:lastModifiedBy>Kerkhoff</cp:lastModifiedBy>
  <cp:revision>78</cp:revision>
  <dcterms:created xsi:type="dcterms:W3CDTF">2015-01-21T19:15:00Z</dcterms:created>
  <dcterms:modified xsi:type="dcterms:W3CDTF">2015-02-05T19:47:00Z</dcterms:modified>
</cp:coreProperties>
</file>