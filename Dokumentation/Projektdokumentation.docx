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44416" behindDoc="1" locked="0" layoutInCell="1" allowOverlap="1" wp14:anchorId="73049856" wp14:editId="6283BDCD">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r w:rsidRPr="003642B8">
        <w:rPr>
          <w:color w:val="00F700"/>
          <w:sz w:val="96"/>
          <w:szCs w:val="96"/>
        </w:rPr>
        <w:t>PWSafe</w:t>
      </w:r>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r w:rsidRPr="003642B8">
        <w:rPr>
          <w:rFonts w:ascii="Calibri" w:hAnsi="Calibri"/>
          <w:b/>
          <w:lang w:val="en-GB"/>
        </w:rPr>
        <w:t>Modul</w:t>
      </w:r>
      <w:r w:rsidRPr="003642B8">
        <w:rPr>
          <w:rFonts w:ascii="Calibri" w:hAnsi="Calibri"/>
          <w:lang w:val="en-GB"/>
        </w:rPr>
        <w:t>: Software Engineering I</w:t>
      </w:r>
      <w:r w:rsidRPr="003642B8">
        <w:rPr>
          <w:rFonts w:ascii="Calibri" w:hAnsi="Calibri"/>
          <w:lang w:val="en-GB"/>
        </w:rPr>
        <w:br/>
      </w:r>
      <w:r w:rsidRPr="003642B8">
        <w:rPr>
          <w:rFonts w:ascii="Calibri" w:hAnsi="Calibri"/>
          <w:b/>
          <w:lang w:val="en-GB"/>
        </w:rPr>
        <w:t>Dozent</w:t>
      </w:r>
      <w:r>
        <w:rPr>
          <w:rFonts w:ascii="Calibri" w:hAnsi="Calibri"/>
          <w:lang w:val="en-GB"/>
        </w:rPr>
        <w:t>: Prof. Dr.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1AB07B53" w14:textId="77777777" w:rsidR="000C4545"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842079" w:history="1">
            <w:r w:rsidR="000C4545" w:rsidRPr="005839B5">
              <w:rPr>
                <w:rStyle w:val="Hyperlink"/>
                <w:noProof/>
              </w:rPr>
              <w:t>1.</w:t>
            </w:r>
            <w:r w:rsidR="000C4545">
              <w:rPr>
                <w:rFonts w:asciiTheme="minorHAnsi" w:eastAsiaTheme="minorEastAsia" w:hAnsiTheme="minorHAnsi"/>
                <w:noProof/>
                <w:lang w:eastAsia="de-DE"/>
              </w:rPr>
              <w:tab/>
            </w:r>
            <w:r w:rsidR="000C4545" w:rsidRPr="005839B5">
              <w:rPr>
                <w:rStyle w:val="Hyperlink"/>
                <w:rFonts w:cs="Arial"/>
                <w:noProof/>
              </w:rPr>
              <w:t>Einleitung</w:t>
            </w:r>
            <w:r w:rsidR="000C4545">
              <w:rPr>
                <w:noProof/>
                <w:webHidden/>
              </w:rPr>
              <w:tab/>
            </w:r>
            <w:r w:rsidR="000C4545">
              <w:rPr>
                <w:noProof/>
                <w:webHidden/>
              </w:rPr>
              <w:fldChar w:fldCharType="begin"/>
            </w:r>
            <w:r w:rsidR="000C4545">
              <w:rPr>
                <w:noProof/>
                <w:webHidden/>
              </w:rPr>
              <w:instrText xml:space="preserve"> PAGEREF _Toc410842079 \h </w:instrText>
            </w:r>
            <w:r w:rsidR="000C4545">
              <w:rPr>
                <w:noProof/>
                <w:webHidden/>
              </w:rPr>
            </w:r>
            <w:r w:rsidR="000C4545">
              <w:rPr>
                <w:noProof/>
                <w:webHidden/>
              </w:rPr>
              <w:fldChar w:fldCharType="separate"/>
            </w:r>
            <w:r w:rsidR="000C4545">
              <w:rPr>
                <w:noProof/>
                <w:webHidden/>
              </w:rPr>
              <w:t>3</w:t>
            </w:r>
            <w:r w:rsidR="000C4545">
              <w:rPr>
                <w:noProof/>
                <w:webHidden/>
              </w:rPr>
              <w:fldChar w:fldCharType="end"/>
            </w:r>
          </w:hyperlink>
        </w:p>
        <w:p w14:paraId="7F77E5CE"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0" w:history="1">
            <w:r w:rsidR="000C4545" w:rsidRPr="005839B5">
              <w:rPr>
                <w:rStyle w:val="Hyperlink"/>
                <w:rFonts w:cs="Arial"/>
                <w:noProof/>
              </w:rPr>
              <w:t>1.1</w:t>
            </w:r>
            <w:r w:rsidR="000C4545">
              <w:rPr>
                <w:rFonts w:asciiTheme="minorHAnsi" w:eastAsiaTheme="minorEastAsia" w:hAnsiTheme="minorHAnsi"/>
                <w:noProof/>
                <w:lang w:eastAsia="de-DE"/>
              </w:rPr>
              <w:tab/>
            </w:r>
            <w:r w:rsidR="000C4545" w:rsidRPr="005839B5">
              <w:rPr>
                <w:rStyle w:val="Hyperlink"/>
                <w:rFonts w:cs="Arial"/>
                <w:noProof/>
              </w:rPr>
              <w:t>Ausgangssituation</w:t>
            </w:r>
            <w:r w:rsidR="000C4545">
              <w:rPr>
                <w:noProof/>
                <w:webHidden/>
              </w:rPr>
              <w:tab/>
            </w:r>
            <w:r w:rsidR="000C4545">
              <w:rPr>
                <w:noProof/>
                <w:webHidden/>
              </w:rPr>
              <w:fldChar w:fldCharType="begin"/>
            </w:r>
            <w:r w:rsidR="000C4545">
              <w:rPr>
                <w:noProof/>
                <w:webHidden/>
              </w:rPr>
              <w:instrText xml:space="preserve"> PAGEREF _Toc410842080 \h </w:instrText>
            </w:r>
            <w:r w:rsidR="000C4545">
              <w:rPr>
                <w:noProof/>
                <w:webHidden/>
              </w:rPr>
            </w:r>
            <w:r w:rsidR="000C4545">
              <w:rPr>
                <w:noProof/>
                <w:webHidden/>
              </w:rPr>
              <w:fldChar w:fldCharType="separate"/>
            </w:r>
            <w:r w:rsidR="000C4545">
              <w:rPr>
                <w:noProof/>
                <w:webHidden/>
              </w:rPr>
              <w:t>3</w:t>
            </w:r>
            <w:r w:rsidR="000C4545">
              <w:rPr>
                <w:noProof/>
                <w:webHidden/>
              </w:rPr>
              <w:fldChar w:fldCharType="end"/>
            </w:r>
          </w:hyperlink>
        </w:p>
        <w:p w14:paraId="35B81B0E"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1" w:history="1">
            <w:r w:rsidR="000C4545" w:rsidRPr="005839B5">
              <w:rPr>
                <w:rStyle w:val="Hyperlink"/>
                <w:rFonts w:cs="Arial"/>
                <w:noProof/>
              </w:rPr>
              <w:t>1.2</w:t>
            </w:r>
            <w:r w:rsidR="000C4545">
              <w:rPr>
                <w:rFonts w:asciiTheme="minorHAnsi" w:eastAsiaTheme="minorEastAsia" w:hAnsiTheme="minorHAnsi"/>
                <w:noProof/>
                <w:lang w:eastAsia="de-DE"/>
              </w:rPr>
              <w:tab/>
            </w:r>
            <w:r w:rsidR="000C4545" w:rsidRPr="005839B5">
              <w:rPr>
                <w:rStyle w:val="Hyperlink"/>
                <w:rFonts w:cs="Arial"/>
                <w:noProof/>
              </w:rPr>
              <w:t>Projektziel</w:t>
            </w:r>
            <w:r w:rsidR="000C4545">
              <w:rPr>
                <w:noProof/>
                <w:webHidden/>
              </w:rPr>
              <w:tab/>
            </w:r>
            <w:r w:rsidR="000C4545">
              <w:rPr>
                <w:noProof/>
                <w:webHidden/>
              </w:rPr>
              <w:fldChar w:fldCharType="begin"/>
            </w:r>
            <w:r w:rsidR="000C4545">
              <w:rPr>
                <w:noProof/>
                <w:webHidden/>
              </w:rPr>
              <w:instrText xml:space="preserve"> PAGEREF _Toc410842081 \h </w:instrText>
            </w:r>
            <w:r w:rsidR="000C4545">
              <w:rPr>
                <w:noProof/>
                <w:webHidden/>
              </w:rPr>
            </w:r>
            <w:r w:rsidR="000C4545">
              <w:rPr>
                <w:noProof/>
                <w:webHidden/>
              </w:rPr>
              <w:fldChar w:fldCharType="separate"/>
            </w:r>
            <w:r w:rsidR="000C4545">
              <w:rPr>
                <w:noProof/>
                <w:webHidden/>
              </w:rPr>
              <w:t>3</w:t>
            </w:r>
            <w:r w:rsidR="000C4545">
              <w:rPr>
                <w:noProof/>
                <w:webHidden/>
              </w:rPr>
              <w:fldChar w:fldCharType="end"/>
            </w:r>
          </w:hyperlink>
        </w:p>
        <w:p w14:paraId="72F2AE71"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2" w:history="1">
            <w:r w:rsidR="000C4545" w:rsidRPr="005839B5">
              <w:rPr>
                <w:rStyle w:val="Hyperlink"/>
                <w:rFonts w:cs="Arial"/>
                <w:noProof/>
              </w:rPr>
              <w:t>1.3</w:t>
            </w:r>
            <w:r w:rsidR="000C4545">
              <w:rPr>
                <w:rFonts w:asciiTheme="minorHAnsi" w:eastAsiaTheme="minorEastAsia" w:hAnsiTheme="minorHAnsi"/>
                <w:noProof/>
                <w:lang w:eastAsia="de-DE"/>
              </w:rPr>
              <w:tab/>
            </w:r>
            <w:r w:rsidR="000C4545" w:rsidRPr="005839B5">
              <w:rPr>
                <w:rStyle w:val="Hyperlink"/>
                <w:rFonts w:cs="Arial"/>
                <w:noProof/>
              </w:rPr>
              <w:t>Projektabgrenzung</w:t>
            </w:r>
            <w:r w:rsidR="000C4545">
              <w:rPr>
                <w:noProof/>
                <w:webHidden/>
              </w:rPr>
              <w:tab/>
            </w:r>
            <w:r w:rsidR="000C4545">
              <w:rPr>
                <w:noProof/>
                <w:webHidden/>
              </w:rPr>
              <w:fldChar w:fldCharType="begin"/>
            </w:r>
            <w:r w:rsidR="000C4545">
              <w:rPr>
                <w:noProof/>
                <w:webHidden/>
              </w:rPr>
              <w:instrText xml:space="preserve"> PAGEREF _Toc410842082 \h </w:instrText>
            </w:r>
            <w:r w:rsidR="000C4545">
              <w:rPr>
                <w:noProof/>
                <w:webHidden/>
              </w:rPr>
            </w:r>
            <w:r w:rsidR="000C4545">
              <w:rPr>
                <w:noProof/>
                <w:webHidden/>
              </w:rPr>
              <w:fldChar w:fldCharType="separate"/>
            </w:r>
            <w:r w:rsidR="000C4545">
              <w:rPr>
                <w:noProof/>
                <w:webHidden/>
              </w:rPr>
              <w:t>3</w:t>
            </w:r>
            <w:r w:rsidR="000C4545">
              <w:rPr>
                <w:noProof/>
                <w:webHidden/>
              </w:rPr>
              <w:fldChar w:fldCharType="end"/>
            </w:r>
          </w:hyperlink>
        </w:p>
        <w:p w14:paraId="631B1464" w14:textId="77777777" w:rsidR="000C4545" w:rsidRDefault="00EE18AD">
          <w:pPr>
            <w:pStyle w:val="Verzeichnis1"/>
            <w:tabs>
              <w:tab w:val="left" w:pos="440"/>
              <w:tab w:val="right" w:leader="dot" w:pos="9062"/>
            </w:tabs>
            <w:rPr>
              <w:rFonts w:asciiTheme="minorHAnsi" w:eastAsiaTheme="minorEastAsia" w:hAnsiTheme="minorHAnsi"/>
              <w:noProof/>
              <w:lang w:eastAsia="de-DE"/>
            </w:rPr>
          </w:pPr>
          <w:hyperlink w:anchor="_Toc410842083" w:history="1">
            <w:r w:rsidR="000C4545" w:rsidRPr="005839B5">
              <w:rPr>
                <w:rStyle w:val="Hyperlink"/>
                <w:rFonts w:cs="Arial"/>
                <w:noProof/>
              </w:rPr>
              <w:t>2.</w:t>
            </w:r>
            <w:r w:rsidR="000C4545">
              <w:rPr>
                <w:rFonts w:asciiTheme="minorHAnsi" w:eastAsiaTheme="minorEastAsia" w:hAnsiTheme="minorHAnsi"/>
                <w:noProof/>
                <w:lang w:eastAsia="de-DE"/>
              </w:rPr>
              <w:tab/>
            </w:r>
            <w:r w:rsidR="000C4545" w:rsidRPr="005839B5">
              <w:rPr>
                <w:rStyle w:val="Hyperlink"/>
                <w:rFonts w:cs="Arial"/>
                <w:noProof/>
              </w:rPr>
              <w:t>Planung</w:t>
            </w:r>
            <w:r w:rsidR="000C4545">
              <w:rPr>
                <w:noProof/>
                <w:webHidden/>
              </w:rPr>
              <w:tab/>
            </w:r>
            <w:r w:rsidR="000C4545">
              <w:rPr>
                <w:noProof/>
                <w:webHidden/>
              </w:rPr>
              <w:fldChar w:fldCharType="begin"/>
            </w:r>
            <w:r w:rsidR="000C4545">
              <w:rPr>
                <w:noProof/>
                <w:webHidden/>
              </w:rPr>
              <w:instrText xml:space="preserve"> PAGEREF _Toc410842083 \h </w:instrText>
            </w:r>
            <w:r w:rsidR="000C4545">
              <w:rPr>
                <w:noProof/>
                <w:webHidden/>
              </w:rPr>
            </w:r>
            <w:r w:rsidR="000C4545">
              <w:rPr>
                <w:noProof/>
                <w:webHidden/>
              </w:rPr>
              <w:fldChar w:fldCharType="separate"/>
            </w:r>
            <w:r w:rsidR="000C4545">
              <w:rPr>
                <w:noProof/>
                <w:webHidden/>
              </w:rPr>
              <w:t>4</w:t>
            </w:r>
            <w:r w:rsidR="000C4545">
              <w:rPr>
                <w:noProof/>
                <w:webHidden/>
              </w:rPr>
              <w:fldChar w:fldCharType="end"/>
            </w:r>
          </w:hyperlink>
        </w:p>
        <w:p w14:paraId="20EA3D89"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4" w:history="1">
            <w:r w:rsidR="000C4545" w:rsidRPr="005839B5">
              <w:rPr>
                <w:rStyle w:val="Hyperlink"/>
                <w:rFonts w:cs="Arial"/>
                <w:noProof/>
              </w:rPr>
              <w:t>2.1</w:t>
            </w:r>
            <w:r w:rsidR="000C4545">
              <w:rPr>
                <w:rFonts w:asciiTheme="minorHAnsi" w:eastAsiaTheme="minorEastAsia" w:hAnsiTheme="minorHAnsi"/>
                <w:noProof/>
                <w:lang w:eastAsia="de-DE"/>
              </w:rPr>
              <w:tab/>
            </w:r>
            <w:r w:rsidR="000C4545" w:rsidRPr="005839B5">
              <w:rPr>
                <w:rStyle w:val="Hyperlink"/>
                <w:rFonts w:cs="Arial"/>
                <w:noProof/>
              </w:rPr>
              <w:t>Geplante Programmentwicklung</w:t>
            </w:r>
            <w:r w:rsidR="000C4545">
              <w:rPr>
                <w:noProof/>
                <w:webHidden/>
              </w:rPr>
              <w:tab/>
            </w:r>
            <w:r w:rsidR="000C4545">
              <w:rPr>
                <w:noProof/>
                <w:webHidden/>
              </w:rPr>
              <w:fldChar w:fldCharType="begin"/>
            </w:r>
            <w:r w:rsidR="000C4545">
              <w:rPr>
                <w:noProof/>
                <w:webHidden/>
              </w:rPr>
              <w:instrText xml:space="preserve"> PAGEREF _Toc410842084 \h </w:instrText>
            </w:r>
            <w:r w:rsidR="000C4545">
              <w:rPr>
                <w:noProof/>
                <w:webHidden/>
              </w:rPr>
            </w:r>
            <w:r w:rsidR="000C4545">
              <w:rPr>
                <w:noProof/>
                <w:webHidden/>
              </w:rPr>
              <w:fldChar w:fldCharType="separate"/>
            </w:r>
            <w:r w:rsidR="000C4545">
              <w:rPr>
                <w:noProof/>
                <w:webHidden/>
              </w:rPr>
              <w:t>4</w:t>
            </w:r>
            <w:r w:rsidR="000C4545">
              <w:rPr>
                <w:noProof/>
                <w:webHidden/>
              </w:rPr>
              <w:fldChar w:fldCharType="end"/>
            </w:r>
          </w:hyperlink>
        </w:p>
        <w:p w14:paraId="55477840"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5" w:history="1">
            <w:r w:rsidR="000C4545" w:rsidRPr="005839B5">
              <w:rPr>
                <w:rStyle w:val="Hyperlink"/>
                <w:rFonts w:cs="Arial"/>
                <w:noProof/>
              </w:rPr>
              <w:t>2.2</w:t>
            </w:r>
            <w:r w:rsidR="000C4545">
              <w:rPr>
                <w:rFonts w:asciiTheme="minorHAnsi" w:eastAsiaTheme="minorEastAsia" w:hAnsiTheme="minorHAnsi"/>
                <w:noProof/>
                <w:lang w:eastAsia="de-DE"/>
              </w:rPr>
              <w:tab/>
            </w:r>
            <w:r w:rsidR="000C4545" w:rsidRPr="005839B5">
              <w:rPr>
                <w:rStyle w:val="Hyperlink"/>
                <w:rFonts w:cs="Arial"/>
                <w:noProof/>
              </w:rPr>
              <w:t>Geplanter Werkzeugeinsatz</w:t>
            </w:r>
            <w:r w:rsidR="000C4545">
              <w:rPr>
                <w:noProof/>
                <w:webHidden/>
              </w:rPr>
              <w:tab/>
            </w:r>
            <w:r w:rsidR="000C4545">
              <w:rPr>
                <w:noProof/>
                <w:webHidden/>
              </w:rPr>
              <w:fldChar w:fldCharType="begin"/>
            </w:r>
            <w:r w:rsidR="000C4545">
              <w:rPr>
                <w:noProof/>
                <w:webHidden/>
              </w:rPr>
              <w:instrText xml:space="preserve"> PAGEREF _Toc410842085 \h </w:instrText>
            </w:r>
            <w:r w:rsidR="000C4545">
              <w:rPr>
                <w:noProof/>
                <w:webHidden/>
              </w:rPr>
            </w:r>
            <w:r w:rsidR="000C4545">
              <w:rPr>
                <w:noProof/>
                <w:webHidden/>
              </w:rPr>
              <w:fldChar w:fldCharType="separate"/>
            </w:r>
            <w:r w:rsidR="000C4545">
              <w:rPr>
                <w:noProof/>
                <w:webHidden/>
              </w:rPr>
              <w:t>4</w:t>
            </w:r>
            <w:r w:rsidR="000C4545">
              <w:rPr>
                <w:noProof/>
                <w:webHidden/>
              </w:rPr>
              <w:fldChar w:fldCharType="end"/>
            </w:r>
          </w:hyperlink>
        </w:p>
        <w:p w14:paraId="31DD1408" w14:textId="77777777" w:rsidR="000C4545" w:rsidRDefault="00EE18AD">
          <w:pPr>
            <w:pStyle w:val="Verzeichnis1"/>
            <w:tabs>
              <w:tab w:val="left" w:pos="440"/>
              <w:tab w:val="right" w:leader="dot" w:pos="9062"/>
            </w:tabs>
            <w:rPr>
              <w:rFonts w:asciiTheme="minorHAnsi" w:eastAsiaTheme="minorEastAsia" w:hAnsiTheme="minorHAnsi"/>
              <w:noProof/>
              <w:lang w:eastAsia="de-DE"/>
            </w:rPr>
          </w:pPr>
          <w:hyperlink w:anchor="_Toc410842086" w:history="1">
            <w:r w:rsidR="000C4545" w:rsidRPr="005839B5">
              <w:rPr>
                <w:rStyle w:val="Hyperlink"/>
                <w:rFonts w:cs="Arial"/>
                <w:noProof/>
              </w:rPr>
              <w:t>3.</w:t>
            </w:r>
            <w:r w:rsidR="000C4545">
              <w:rPr>
                <w:rFonts w:asciiTheme="minorHAnsi" w:eastAsiaTheme="minorEastAsia" w:hAnsiTheme="minorHAnsi"/>
                <w:noProof/>
                <w:lang w:eastAsia="de-DE"/>
              </w:rPr>
              <w:tab/>
            </w:r>
            <w:r w:rsidR="000C4545" w:rsidRPr="005839B5">
              <w:rPr>
                <w:rStyle w:val="Hyperlink"/>
                <w:rFonts w:cs="Arial"/>
                <w:noProof/>
              </w:rPr>
              <w:t>Realisierung</w:t>
            </w:r>
            <w:r w:rsidR="000C4545">
              <w:rPr>
                <w:noProof/>
                <w:webHidden/>
              </w:rPr>
              <w:tab/>
            </w:r>
            <w:r w:rsidR="000C4545">
              <w:rPr>
                <w:noProof/>
                <w:webHidden/>
              </w:rPr>
              <w:fldChar w:fldCharType="begin"/>
            </w:r>
            <w:r w:rsidR="000C4545">
              <w:rPr>
                <w:noProof/>
                <w:webHidden/>
              </w:rPr>
              <w:instrText xml:space="preserve"> PAGEREF _Toc410842086 \h </w:instrText>
            </w:r>
            <w:r w:rsidR="000C4545">
              <w:rPr>
                <w:noProof/>
                <w:webHidden/>
              </w:rPr>
            </w:r>
            <w:r w:rsidR="000C4545">
              <w:rPr>
                <w:noProof/>
                <w:webHidden/>
              </w:rPr>
              <w:fldChar w:fldCharType="separate"/>
            </w:r>
            <w:r w:rsidR="000C4545">
              <w:rPr>
                <w:noProof/>
                <w:webHidden/>
              </w:rPr>
              <w:t>5</w:t>
            </w:r>
            <w:r w:rsidR="000C4545">
              <w:rPr>
                <w:noProof/>
                <w:webHidden/>
              </w:rPr>
              <w:fldChar w:fldCharType="end"/>
            </w:r>
          </w:hyperlink>
        </w:p>
        <w:p w14:paraId="09563626"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87" w:history="1">
            <w:r w:rsidR="000C4545" w:rsidRPr="005839B5">
              <w:rPr>
                <w:rStyle w:val="Hyperlink"/>
                <w:rFonts w:cs="Arial"/>
                <w:noProof/>
              </w:rPr>
              <w:t>3.1</w:t>
            </w:r>
            <w:r w:rsidR="000C4545">
              <w:rPr>
                <w:rFonts w:asciiTheme="minorHAnsi" w:eastAsiaTheme="minorEastAsia" w:hAnsiTheme="minorHAnsi"/>
                <w:noProof/>
                <w:lang w:eastAsia="de-DE"/>
              </w:rPr>
              <w:tab/>
            </w:r>
            <w:r w:rsidR="000C4545" w:rsidRPr="005839B5">
              <w:rPr>
                <w:rStyle w:val="Hyperlink"/>
                <w:rFonts w:cs="Arial"/>
                <w:noProof/>
              </w:rPr>
              <w:t>Werkzeuge</w:t>
            </w:r>
            <w:r w:rsidR="000C4545">
              <w:rPr>
                <w:noProof/>
                <w:webHidden/>
              </w:rPr>
              <w:tab/>
            </w:r>
            <w:r w:rsidR="000C4545">
              <w:rPr>
                <w:noProof/>
                <w:webHidden/>
              </w:rPr>
              <w:fldChar w:fldCharType="begin"/>
            </w:r>
            <w:r w:rsidR="000C4545">
              <w:rPr>
                <w:noProof/>
                <w:webHidden/>
              </w:rPr>
              <w:instrText xml:space="preserve"> PAGEREF _Toc410842087 \h </w:instrText>
            </w:r>
            <w:r w:rsidR="000C4545">
              <w:rPr>
                <w:noProof/>
                <w:webHidden/>
              </w:rPr>
            </w:r>
            <w:r w:rsidR="000C4545">
              <w:rPr>
                <w:noProof/>
                <w:webHidden/>
              </w:rPr>
              <w:fldChar w:fldCharType="separate"/>
            </w:r>
            <w:r w:rsidR="000C4545">
              <w:rPr>
                <w:noProof/>
                <w:webHidden/>
              </w:rPr>
              <w:t>5</w:t>
            </w:r>
            <w:r w:rsidR="000C4545">
              <w:rPr>
                <w:noProof/>
                <w:webHidden/>
              </w:rPr>
              <w:fldChar w:fldCharType="end"/>
            </w:r>
          </w:hyperlink>
        </w:p>
        <w:p w14:paraId="4B680EF8"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88" w:history="1">
            <w:r w:rsidR="000C4545" w:rsidRPr="005839B5">
              <w:rPr>
                <w:rStyle w:val="Hyperlink"/>
                <w:rFonts w:cs="Arial"/>
                <w:noProof/>
              </w:rPr>
              <w:t>3.1.1</w:t>
            </w:r>
            <w:r w:rsidR="000C4545">
              <w:rPr>
                <w:rFonts w:asciiTheme="minorHAnsi" w:eastAsiaTheme="minorEastAsia" w:hAnsiTheme="minorHAnsi"/>
                <w:noProof/>
                <w:lang w:eastAsia="de-DE"/>
              </w:rPr>
              <w:tab/>
            </w:r>
            <w:r w:rsidR="000C4545" w:rsidRPr="005839B5">
              <w:rPr>
                <w:rStyle w:val="Hyperlink"/>
                <w:rFonts w:cs="Arial"/>
                <w:noProof/>
              </w:rPr>
              <w:t>GitHub</w:t>
            </w:r>
            <w:r w:rsidR="000C4545">
              <w:rPr>
                <w:noProof/>
                <w:webHidden/>
              </w:rPr>
              <w:tab/>
            </w:r>
            <w:r w:rsidR="000C4545">
              <w:rPr>
                <w:noProof/>
                <w:webHidden/>
              </w:rPr>
              <w:fldChar w:fldCharType="begin"/>
            </w:r>
            <w:r w:rsidR="000C4545">
              <w:rPr>
                <w:noProof/>
                <w:webHidden/>
              </w:rPr>
              <w:instrText xml:space="preserve"> PAGEREF _Toc410842088 \h </w:instrText>
            </w:r>
            <w:r w:rsidR="000C4545">
              <w:rPr>
                <w:noProof/>
                <w:webHidden/>
              </w:rPr>
            </w:r>
            <w:r w:rsidR="000C4545">
              <w:rPr>
                <w:noProof/>
                <w:webHidden/>
              </w:rPr>
              <w:fldChar w:fldCharType="separate"/>
            </w:r>
            <w:r w:rsidR="000C4545">
              <w:rPr>
                <w:noProof/>
                <w:webHidden/>
              </w:rPr>
              <w:t>5</w:t>
            </w:r>
            <w:r w:rsidR="000C4545">
              <w:rPr>
                <w:noProof/>
                <w:webHidden/>
              </w:rPr>
              <w:fldChar w:fldCharType="end"/>
            </w:r>
          </w:hyperlink>
        </w:p>
        <w:p w14:paraId="72131EA7"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89" w:history="1">
            <w:r w:rsidR="000C4545" w:rsidRPr="005839B5">
              <w:rPr>
                <w:rStyle w:val="Hyperlink"/>
                <w:rFonts w:cs="Arial"/>
                <w:noProof/>
              </w:rPr>
              <w:t>3.1.2</w:t>
            </w:r>
            <w:r w:rsidR="000C4545">
              <w:rPr>
                <w:rFonts w:asciiTheme="minorHAnsi" w:eastAsiaTheme="minorEastAsia" w:hAnsiTheme="minorHAnsi"/>
                <w:noProof/>
                <w:lang w:eastAsia="de-DE"/>
              </w:rPr>
              <w:tab/>
            </w:r>
            <w:r w:rsidR="000C4545" w:rsidRPr="005839B5">
              <w:rPr>
                <w:rStyle w:val="Hyperlink"/>
                <w:rFonts w:cs="Arial"/>
                <w:noProof/>
              </w:rPr>
              <w:t>SourceTree</w:t>
            </w:r>
            <w:r w:rsidR="000C4545">
              <w:rPr>
                <w:noProof/>
                <w:webHidden/>
              </w:rPr>
              <w:tab/>
            </w:r>
            <w:r w:rsidR="000C4545">
              <w:rPr>
                <w:noProof/>
                <w:webHidden/>
              </w:rPr>
              <w:fldChar w:fldCharType="begin"/>
            </w:r>
            <w:r w:rsidR="000C4545">
              <w:rPr>
                <w:noProof/>
                <w:webHidden/>
              </w:rPr>
              <w:instrText xml:space="preserve"> PAGEREF _Toc410842089 \h </w:instrText>
            </w:r>
            <w:r w:rsidR="000C4545">
              <w:rPr>
                <w:noProof/>
                <w:webHidden/>
              </w:rPr>
            </w:r>
            <w:r w:rsidR="000C4545">
              <w:rPr>
                <w:noProof/>
                <w:webHidden/>
              </w:rPr>
              <w:fldChar w:fldCharType="separate"/>
            </w:r>
            <w:r w:rsidR="000C4545">
              <w:rPr>
                <w:noProof/>
                <w:webHidden/>
              </w:rPr>
              <w:t>6</w:t>
            </w:r>
            <w:r w:rsidR="000C4545">
              <w:rPr>
                <w:noProof/>
                <w:webHidden/>
              </w:rPr>
              <w:fldChar w:fldCharType="end"/>
            </w:r>
          </w:hyperlink>
        </w:p>
        <w:p w14:paraId="628BCF59"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0" w:history="1">
            <w:r w:rsidR="000C4545" w:rsidRPr="005839B5">
              <w:rPr>
                <w:rStyle w:val="Hyperlink"/>
                <w:rFonts w:cs="Arial"/>
                <w:noProof/>
              </w:rPr>
              <w:t>3.1.3</w:t>
            </w:r>
            <w:r w:rsidR="000C4545">
              <w:rPr>
                <w:rFonts w:asciiTheme="minorHAnsi" w:eastAsiaTheme="minorEastAsia" w:hAnsiTheme="minorHAnsi"/>
                <w:noProof/>
                <w:lang w:eastAsia="de-DE"/>
              </w:rPr>
              <w:tab/>
            </w:r>
            <w:r w:rsidR="000C4545" w:rsidRPr="005839B5">
              <w:rPr>
                <w:rStyle w:val="Hyperlink"/>
                <w:rFonts w:cs="Arial"/>
                <w:noProof/>
              </w:rPr>
              <w:t>Android Studio</w:t>
            </w:r>
            <w:r w:rsidR="000C4545">
              <w:rPr>
                <w:noProof/>
                <w:webHidden/>
              </w:rPr>
              <w:tab/>
            </w:r>
            <w:r w:rsidR="000C4545">
              <w:rPr>
                <w:noProof/>
                <w:webHidden/>
              </w:rPr>
              <w:fldChar w:fldCharType="begin"/>
            </w:r>
            <w:r w:rsidR="000C4545">
              <w:rPr>
                <w:noProof/>
                <w:webHidden/>
              </w:rPr>
              <w:instrText xml:space="preserve"> PAGEREF _Toc410842090 \h </w:instrText>
            </w:r>
            <w:r w:rsidR="000C4545">
              <w:rPr>
                <w:noProof/>
                <w:webHidden/>
              </w:rPr>
            </w:r>
            <w:r w:rsidR="000C4545">
              <w:rPr>
                <w:noProof/>
                <w:webHidden/>
              </w:rPr>
              <w:fldChar w:fldCharType="separate"/>
            </w:r>
            <w:r w:rsidR="000C4545">
              <w:rPr>
                <w:noProof/>
                <w:webHidden/>
              </w:rPr>
              <w:t>7</w:t>
            </w:r>
            <w:r w:rsidR="000C4545">
              <w:rPr>
                <w:noProof/>
                <w:webHidden/>
              </w:rPr>
              <w:fldChar w:fldCharType="end"/>
            </w:r>
          </w:hyperlink>
        </w:p>
        <w:p w14:paraId="289E6BB7"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1" w:history="1">
            <w:r w:rsidR="000C4545" w:rsidRPr="005839B5">
              <w:rPr>
                <w:rStyle w:val="Hyperlink"/>
                <w:rFonts w:cs="Arial"/>
                <w:noProof/>
              </w:rPr>
              <w:t>3.1.4</w:t>
            </w:r>
            <w:r w:rsidR="000C4545">
              <w:rPr>
                <w:rFonts w:asciiTheme="minorHAnsi" w:eastAsiaTheme="minorEastAsia" w:hAnsiTheme="minorHAnsi"/>
                <w:noProof/>
                <w:lang w:eastAsia="de-DE"/>
              </w:rPr>
              <w:tab/>
            </w:r>
            <w:r w:rsidR="000C4545" w:rsidRPr="005839B5">
              <w:rPr>
                <w:rStyle w:val="Hyperlink"/>
                <w:rFonts w:cs="Arial"/>
                <w:noProof/>
              </w:rPr>
              <w:t>Gradle</w:t>
            </w:r>
            <w:r w:rsidR="000C4545">
              <w:rPr>
                <w:noProof/>
                <w:webHidden/>
              </w:rPr>
              <w:tab/>
            </w:r>
            <w:r w:rsidR="000C4545">
              <w:rPr>
                <w:noProof/>
                <w:webHidden/>
              </w:rPr>
              <w:fldChar w:fldCharType="begin"/>
            </w:r>
            <w:r w:rsidR="000C4545">
              <w:rPr>
                <w:noProof/>
                <w:webHidden/>
              </w:rPr>
              <w:instrText xml:space="preserve"> PAGEREF _Toc410842091 \h </w:instrText>
            </w:r>
            <w:r w:rsidR="000C4545">
              <w:rPr>
                <w:noProof/>
                <w:webHidden/>
              </w:rPr>
            </w:r>
            <w:r w:rsidR="000C4545">
              <w:rPr>
                <w:noProof/>
                <w:webHidden/>
              </w:rPr>
              <w:fldChar w:fldCharType="separate"/>
            </w:r>
            <w:r w:rsidR="000C4545">
              <w:rPr>
                <w:noProof/>
                <w:webHidden/>
              </w:rPr>
              <w:t>10</w:t>
            </w:r>
            <w:r w:rsidR="000C4545">
              <w:rPr>
                <w:noProof/>
                <w:webHidden/>
              </w:rPr>
              <w:fldChar w:fldCharType="end"/>
            </w:r>
          </w:hyperlink>
        </w:p>
        <w:p w14:paraId="609711E9"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2" w:history="1">
            <w:r w:rsidR="000C4545" w:rsidRPr="005839B5">
              <w:rPr>
                <w:rStyle w:val="Hyperlink"/>
                <w:rFonts w:cs="Arial"/>
                <w:noProof/>
              </w:rPr>
              <w:t>3.1.5</w:t>
            </w:r>
            <w:r w:rsidR="000C4545">
              <w:rPr>
                <w:rFonts w:asciiTheme="minorHAnsi" w:eastAsiaTheme="minorEastAsia" w:hAnsiTheme="minorHAnsi"/>
                <w:noProof/>
                <w:lang w:eastAsia="de-DE"/>
              </w:rPr>
              <w:tab/>
            </w:r>
            <w:r w:rsidR="000C4545" w:rsidRPr="005839B5">
              <w:rPr>
                <w:rStyle w:val="Hyperlink"/>
                <w:rFonts w:cs="Arial"/>
                <w:noProof/>
              </w:rPr>
              <w:t>Unit Testing</w:t>
            </w:r>
            <w:r w:rsidR="000C4545">
              <w:rPr>
                <w:noProof/>
                <w:webHidden/>
              </w:rPr>
              <w:tab/>
            </w:r>
            <w:r w:rsidR="000C4545">
              <w:rPr>
                <w:noProof/>
                <w:webHidden/>
              </w:rPr>
              <w:fldChar w:fldCharType="begin"/>
            </w:r>
            <w:r w:rsidR="000C4545">
              <w:rPr>
                <w:noProof/>
                <w:webHidden/>
              </w:rPr>
              <w:instrText xml:space="preserve"> PAGEREF _Toc410842092 \h </w:instrText>
            </w:r>
            <w:r w:rsidR="000C4545">
              <w:rPr>
                <w:noProof/>
                <w:webHidden/>
              </w:rPr>
            </w:r>
            <w:r w:rsidR="000C4545">
              <w:rPr>
                <w:noProof/>
                <w:webHidden/>
              </w:rPr>
              <w:fldChar w:fldCharType="separate"/>
            </w:r>
            <w:r w:rsidR="000C4545">
              <w:rPr>
                <w:noProof/>
                <w:webHidden/>
              </w:rPr>
              <w:t>11</w:t>
            </w:r>
            <w:r w:rsidR="000C4545">
              <w:rPr>
                <w:noProof/>
                <w:webHidden/>
              </w:rPr>
              <w:fldChar w:fldCharType="end"/>
            </w:r>
          </w:hyperlink>
        </w:p>
        <w:p w14:paraId="1E970DF5"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93" w:history="1">
            <w:r w:rsidR="000C4545" w:rsidRPr="005839B5">
              <w:rPr>
                <w:rStyle w:val="Hyperlink"/>
                <w:rFonts w:cs="Arial"/>
                <w:noProof/>
              </w:rPr>
              <w:t>3.2</w:t>
            </w:r>
            <w:r w:rsidR="000C4545">
              <w:rPr>
                <w:rFonts w:asciiTheme="minorHAnsi" w:eastAsiaTheme="minorEastAsia" w:hAnsiTheme="minorHAnsi"/>
                <w:noProof/>
                <w:lang w:eastAsia="de-DE"/>
              </w:rPr>
              <w:tab/>
            </w:r>
            <w:r w:rsidR="000C4545" w:rsidRPr="005839B5">
              <w:rPr>
                <w:rStyle w:val="Hyperlink"/>
                <w:rFonts w:cs="Arial"/>
                <w:noProof/>
              </w:rPr>
              <w:t>Projektverlauf</w:t>
            </w:r>
            <w:r w:rsidR="000C4545">
              <w:rPr>
                <w:noProof/>
                <w:webHidden/>
              </w:rPr>
              <w:tab/>
            </w:r>
            <w:r w:rsidR="000C4545">
              <w:rPr>
                <w:noProof/>
                <w:webHidden/>
              </w:rPr>
              <w:fldChar w:fldCharType="begin"/>
            </w:r>
            <w:r w:rsidR="000C4545">
              <w:rPr>
                <w:noProof/>
                <w:webHidden/>
              </w:rPr>
              <w:instrText xml:space="preserve"> PAGEREF _Toc410842093 \h </w:instrText>
            </w:r>
            <w:r w:rsidR="000C4545">
              <w:rPr>
                <w:noProof/>
                <w:webHidden/>
              </w:rPr>
            </w:r>
            <w:r w:rsidR="000C4545">
              <w:rPr>
                <w:noProof/>
                <w:webHidden/>
              </w:rPr>
              <w:fldChar w:fldCharType="separate"/>
            </w:r>
            <w:r w:rsidR="000C4545">
              <w:rPr>
                <w:noProof/>
                <w:webHidden/>
              </w:rPr>
              <w:t>13</w:t>
            </w:r>
            <w:r w:rsidR="000C4545">
              <w:rPr>
                <w:noProof/>
                <w:webHidden/>
              </w:rPr>
              <w:fldChar w:fldCharType="end"/>
            </w:r>
          </w:hyperlink>
        </w:p>
        <w:p w14:paraId="23FF4294" w14:textId="77777777" w:rsidR="000C4545" w:rsidRDefault="00EE18AD">
          <w:pPr>
            <w:pStyle w:val="Verzeichnis1"/>
            <w:tabs>
              <w:tab w:val="left" w:pos="440"/>
              <w:tab w:val="right" w:leader="dot" w:pos="9062"/>
            </w:tabs>
            <w:rPr>
              <w:rFonts w:asciiTheme="minorHAnsi" w:eastAsiaTheme="minorEastAsia" w:hAnsiTheme="minorHAnsi"/>
              <w:noProof/>
              <w:lang w:eastAsia="de-DE"/>
            </w:rPr>
          </w:pPr>
          <w:hyperlink w:anchor="_Toc410842094" w:history="1">
            <w:r w:rsidR="000C4545" w:rsidRPr="005839B5">
              <w:rPr>
                <w:rStyle w:val="Hyperlink"/>
                <w:rFonts w:cs="Arial"/>
                <w:noProof/>
              </w:rPr>
              <w:t>4.</w:t>
            </w:r>
            <w:r w:rsidR="000C4545">
              <w:rPr>
                <w:rFonts w:asciiTheme="minorHAnsi" w:eastAsiaTheme="minorEastAsia" w:hAnsiTheme="minorHAnsi"/>
                <w:noProof/>
                <w:lang w:eastAsia="de-DE"/>
              </w:rPr>
              <w:tab/>
            </w:r>
            <w:r w:rsidR="000C4545" w:rsidRPr="005839B5">
              <w:rPr>
                <w:rStyle w:val="Hyperlink"/>
                <w:rFonts w:cs="Arial"/>
                <w:noProof/>
              </w:rPr>
              <w:t>Bewertung</w:t>
            </w:r>
            <w:r w:rsidR="000C4545">
              <w:rPr>
                <w:noProof/>
                <w:webHidden/>
              </w:rPr>
              <w:tab/>
            </w:r>
            <w:r w:rsidR="000C4545">
              <w:rPr>
                <w:noProof/>
                <w:webHidden/>
              </w:rPr>
              <w:fldChar w:fldCharType="begin"/>
            </w:r>
            <w:r w:rsidR="000C4545">
              <w:rPr>
                <w:noProof/>
                <w:webHidden/>
              </w:rPr>
              <w:instrText xml:space="preserve"> PAGEREF _Toc410842094 \h </w:instrText>
            </w:r>
            <w:r w:rsidR="000C4545">
              <w:rPr>
                <w:noProof/>
                <w:webHidden/>
              </w:rPr>
            </w:r>
            <w:r w:rsidR="000C4545">
              <w:rPr>
                <w:noProof/>
                <w:webHidden/>
              </w:rPr>
              <w:fldChar w:fldCharType="separate"/>
            </w:r>
            <w:r w:rsidR="000C4545">
              <w:rPr>
                <w:noProof/>
                <w:webHidden/>
              </w:rPr>
              <w:t>20</w:t>
            </w:r>
            <w:r w:rsidR="000C4545">
              <w:rPr>
                <w:noProof/>
                <w:webHidden/>
              </w:rPr>
              <w:fldChar w:fldCharType="end"/>
            </w:r>
          </w:hyperlink>
        </w:p>
        <w:p w14:paraId="12A9E1B0"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095" w:history="1">
            <w:r w:rsidR="000C4545" w:rsidRPr="005839B5">
              <w:rPr>
                <w:rStyle w:val="Hyperlink"/>
                <w:rFonts w:cs="Arial"/>
                <w:noProof/>
              </w:rPr>
              <w:t>4.1</w:t>
            </w:r>
            <w:r w:rsidR="000C4545">
              <w:rPr>
                <w:rFonts w:asciiTheme="minorHAnsi" w:eastAsiaTheme="minorEastAsia" w:hAnsiTheme="minorHAnsi"/>
                <w:noProof/>
                <w:lang w:eastAsia="de-DE"/>
              </w:rPr>
              <w:tab/>
            </w:r>
            <w:r w:rsidR="000C4545" w:rsidRPr="005839B5">
              <w:rPr>
                <w:rStyle w:val="Hyperlink"/>
                <w:rFonts w:cs="Arial"/>
                <w:noProof/>
              </w:rPr>
              <w:t>Bewertung der Werkzeuge</w:t>
            </w:r>
            <w:r w:rsidR="000C4545">
              <w:rPr>
                <w:noProof/>
                <w:webHidden/>
              </w:rPr>
              <w:tab/>
            </w:r>
            <w:r w:rsidR="000C4545">
              <w:rPr>
                <w:noProof/>
                <w:webHidden/>
              </w:rPr>
              <w:fldChar w:fldCharType="begin"/>
            </w:r>
            <w:r w:rsidR="000C4545">
              <w:rPr>
                <w:noProof/>
                <w:webHidden/>
              </w:rPr>
              <w:instrText xml:space="preserve"> PAGEREF _Toc410842095 \h </w:instrText>
            </w:r>
            <w:r w:rsidR="000C4545">
              <w:rPr>
                <w:noProof/>
                <w:webHidden/>
              </w:rPr>
            </w:r>
            <w:r w:rsidR="000C4545">
              <w:rPr>
                <w:noProof/>
                <w:webHidden/>
              </w:rPr>
              <w:fldChar w:fldCharType="separate"/>
            </w:r>
            <w:r w:rsidR="000C4545">
              <w:rPr>
                <w:noProof/>
                <w:webHidden/>
              </w:rPr>
              <w:t>20</w:t>
            </w:r>
            <w:r w:rsidR="000C4545">
              <w:rPr>
                <w:noProof/>
                <w:webHidden/>
              </w:rPr>
              <w:fldChar w:fldCharType="end"/>
            </w:r>
          </w:hyperlink>
        </w:p>
        <w:p w14:paraId="1A43E013"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6" w:history="1">
            <w:r w:rsidR="000C4545" w:rsidRPr="005839B5">
              <w:rPr>
                <w:rStyle w:val="Hyperlink"/>
                <w:rFonts w:cs="Arial"/>
                <w:noProof/>
              </w:rPr>
              <w:t>4.1.1</w:t>
            </w:r>
            <w:r w:rsidR="000C4545">
              <w:rPr>
                <w:rFonts w:asciiTheme="minorHAnsi" w:eastAsiaTheme="minorEastAsia" w:hAnsiTheme="minorHAnsi"/>
                <w:noProof/>
                <w:lang w:eastAsia="de-DE"/>
              </w:rPr>
              <w:tab/>
            </w:r>
            <w:r w:rsidR="000C4545" w:rsidRPr="005839B5">
              <w:rPr>
                <w:rStyle w:val="Hyperlink"/>
                <w:rFonts w:cs="Arial"/>
                <w:noProof/>
              </w:rPr>
              <w:t>GitHub</w:t>
            </w:r>
            <w:r w:rsidR="000C4545">
              <w:rPr>
                <w:noProof/>
                <w:webHidden/>
              </w:rPr>
              <w:tab/>
            </w:r>
            <w:r w:rsidR="000C4545">
              <w:rPr>
                <w:noProof/>
                <w:webHidden/>
              </w:rPr>
              <w:fldChar w:fldCharType="begin"/>
            </w:r>
            <w:r w:rsidR="000C4545">
              <w:rPr>
                <w:noProof/>
                <w:webHidden/>
              </w:rPr>
              <w:instrText xml:space="preserve"> PAGEREF _Toc410842096 \h </w:instrText>
            </w:r>
            <w:r w:rsidR="000C4545">
              <w:rPr>
                <w:noProof/>
                <w:webHidden/>
              </w:rPr>
            </w:r>
            <w:r w:rsidR="000C4545">
              <w:rPr>
                <w:noProof/>
                <w:webHidden/>
              </w:rPr>
              <w:fldChar w:fldCharType="separate"/>
            </w:r>
            <w:r w:rsidR="000C4545">
              <w:rPr>
                <w:noProof/>
                <w:webHidden/>
              </w:rPr>
              <w:t>20</w:t>
            </w:r>
            <w:r w:rsidR="000C4545">
              <w:rPr>
                <w:noProof/>
                <w:webHidden/>
              </w:rPr>
              <w:fldChar w:fldCharType="end"/>
            </w:r>
          </w:hyperlink>
        </w:p>
        <w:p w14:paraId="38F80927"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7" w:history="1">
            <w:r w:rsidR="000C4545" w:rsidRPr="005839B5">
              <w:rPr>
                <w:rStyle w:val="Hyperlink"/>
                <w:rFonts w:cs="Arial"/>
                <w:noProof/>
              </w:rPr>
              <w:t>4.1.2</w:t>
            </w:r>
            <w:r w:rsidR="000C4545">
              <w:rPr>
                <w:rFonts w:asciiTheme="minorHAnsi" w:eastAsiaTheme="minorEastAsia" w:hAnsiTheme="minorHAnsi"/>
                <w:noProof/>
                <w:lang w:eastAsia="de-DE"/>
              </w:rPr>
              <w:tab/>
            </w:r>
            <w:r w:rsidR="000C4545" w:rsidRPr="005839B5">
              <w:rPr>
                <w:rStyle w:val="Hyperlink"/>
                <w:rFonts w:cs="Arial"/>
                <w:noProof/>
              </w:rPr>
              <w:t>SourceTree</w:t>
            </w:r>
            <w:r w:rsidR="000C4545">
              <w:rPr>
                <w:noProof/>
                <w:webHidden/>
              </w:rPr>
              <w:tab/>
            </w:r>
            <w:r w:rsidR="000C4545">
              <w:rPr>
                <w:noProof/>
                <w:webHidden/>
              </w:rPr>
              <w:fldChar w:fldCharType="begin"/>
            </w:r>
            <w:r w:rsidR="000C4545">
              <w:rPr>
                <w:noProof/>
                <w:webHidden/>
              </w:rPr>
              <w:instrText xml:space="preserve"> PAGEREF _Toc410842097 \h </w:instrText>
            </w:r>
            <w:r w:rsidR="000C4545">
              <w:rPr>
                <w:noProof/>
                <w:webHidden/>
              </w:rPr>
            </w:r>
            <w:r w:rsidR="000C4545">
              <w:rPr>
                <w:noProof/>
                <w:webHidden/>
              </w:rPr>
              <w:fldChar w:fldCharType="separate"/>
            </w:r>
            <w:r w:rsidR="000C4545">
              <w:rPr>
                <w:noProof/>
                <w:webHidden/>
              </w:rPr>
              <w:t>21</w:t>
            </w:r>
            <w:r w:rsidR="000C4545">
              <w:rPr>
                <w:noProof/>
                <w:webHidden/>
              </w:rPr>
              <w:fldChar w:fldCharType="end"/>
            </w:r>
          </w:hyperlink>
        </w:p>
        <w:p w14:paraId="1E83E540"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8" w:history="1">
            <w:r w:rsidR="000C4545" w:rsidRPr="005839B5">
              <w:rPr>
                <w:rStyle w:val="Hyperlink"/>
                <w:rFonts w:cs="Arial"/>
                <w:noProof/>
              </w:rPr>
              <w:t>4.1.3</w:t>
            </w:r>
            <w:r w:rsidR="000C4545">
              <w:rPr>
                <w:rFonts w:asciiTheme="minorHAnsi" w:eastAsiaTheme="minorEastAsia" w:hAnsiTheme="minorHAnsi"/>
                <w:noProof/>
                <w:lang w:eastAsia="de-DE"/>
              </w:rPr>
              <w:tab/>
            </w:r>
            <w:r w:rsidR="000C4545" w:rsidRPr="005839B5">
              <w:rPr>
                <w:rStyle w:val="Hyperlink"/>
                <w:rFonts w:cs="Arial"/>
                <w:noProof/>
              </w:rPr>
              <w:t>Android Studio</w:t>
            </w:r>
            <w:r w:rsidR="000C4545">
              <w:rPr>
                <w:noProof/>
                <w:webHidden/>
              </w:rPr>
              <w:tab/>
            </w:r>
            <w:r w:rsidR="000C4545">
              <w:rPr>
                <w:noProof/>
                <w:webHidden/>
              </w:rPr>
              <w:fldChar w:fldCharType="begin"/>
            </w:r>
            <w:r w:rsidR="000C4545">
              <w:rPr>
                <w:noProof/>
                <w:webHidden/>
              </w:rPr>
              <w:instrText xml:space="preserve"> PAGEREF _Toc410842098 \h </w:instrText>
            </w:r>
            <w:r w:rsidR="000C4545">
              <w:rPr>
                <w:noProof/>
                <w:webHidden/>
              </w:rPr>
            </w:r>
            <w:r w:rsidR="000C4545">
              <w:rPr>
                <w:noProof/>
                <w:webHidden/>
              </w:rPr>
              <w:fldChar w:fldCharType="separate"/>
            </w:r>
            <w:r w:rsidR="000C4545">
              <w:rPr>
                <w:noProof/>
                <w:webHidden/>
              </w:rPr>
              <w:t>21</w:t>
            </w:r>
            <w:r w:rsidR="000C4545">
              <w:rPr>
                <w:noProof/>
                <w:webHidden/>
              </w:rPr>
              <w:fldChar w:fldCharType="end"/>
            </w:r>
          </w:hyperlink>
        </w:p>
        <w:p w14:paraId="44FE980C"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099" w:history="1">
            <w:r w:rsidR="000C4545" w:rsidRPr="005839B5">
              <w:rPr>
                <w:rStyle w:val="Hyperlink"/>
                <w:rFonts w:cs="Arial"/>
                <w:noProof/>
              </w:rPr>
              <w:t>4.1.4</w:t>
            </w:r>
            <w:r w:rsidR="000C4545">
              <w:rPr>
                <w:rFonts w:asciiTheme="minorHAnsi" w:eastAsiaTheme="minorEastAsia" w:hAnsiTheme="minorHAnsi"/>
                <w:noProof/>
                <w:lang w:eastAsia="de-DE"/>
              </w:rPr>
              <w:tab/>
            </w:r>
            <w:r w:rsidR="000C4545" w:rsidRPr="005839B5">
              <w:rPr>
                <w:rStyle w:val="Hyperlink"/>
                <w:rFonts w:cs="Arial"/>
                <w:noProof/>
              </w:rPr>
              <w:t>Gradle</w:t>
            </w:r>
            <w:r w:rsidR="000C4545">
              <w:rPr>
                <w:noProof/>
                <w:webHidden/>
              </w:rPr>
              <w:tab/>
            </w:r>
            <w:r w:rsidR="000C4545">
              <w:rPr>
                <w:noProof/>
                <w:webHidden/>
              </w:rPr>
              <w:fldChar w:fldCharType="begin"/>
            </w:r>
            <w:r w:rsidR="000C4545">
              <w:rPr>
                <w:noProof/>
                <w:webHidden/>
              </w:rPr>
              <w:instrText xml:space="preserve"> PAGEREF _Toc410842099 \h </w:instrText>
            </w:r>
            <w:r w:rsidR="000C4545">
              <w:rPr>
                <w:noProof/>
                <w:webHidden/>
              </w:rPr>
            </w:r>
            <w:r w:rsidR="000C4545">
              <w:rPr>
                <w:noProof/>
                <w:webHidden/>
              </w:rPr>
              <w:fldChar w:fldCharType="separate"/>
            </w:r>
            <w:r w:rsidR="000C4545">
              <w:rPr>
                <w:noProof/>
                <w:webHidden/>
              </w:rPr>
              <w:t>22</w:t>
            </w:r>
            <w:r w:rsidR="000C4545">
              <w:rPr>
                <w:noProof/>
                <w:webHidden/>
              </w:rPr>
              <w:fldChar w:fldCharType="end"/>
            </w:r>
          </w:hyperlink>
        </w:p>
        <w:p w14:paraId="761BEF5B" w14:textId="77777777" w:rsidR="000C4545" w:rsidRDefault="00EE18AD">
          <w:pPr>
            <w:pStyle w:val="Verzeichnis1"/>
            <w:tabs>
              <w:tab w:val="left" w:pos="880"/>
              <w:tab w:val="right" w:leader="dot" w:pos="9062"/>
            </w:tabs>
            <w:rPr>
              <w:rFonts w:asciiTheme="minorHAnsi" w:eastAsiaTheme="minorEastAsia" w:hAnsiTheme="minorHAnsi"/>
              <w:noProof/>
              <w:lang w:eastAsia="de-DE"/>
            </w:rPr>
          </w:pPr>
          <w:hyperlink w:anchor="_Toc410842100" w:history="1">
            <w:r w:rsidR="000C4545" w:rsidRPr="005839B5">
              <w:rPr>
                <w:rStyle w:val="Hyperlink"/>
                <w:rFonts w:cs="Arial"/>
                <w:noProof/>
              </w:rPr>
              <w:t>4.1.5</w:t>
            </w:r>
            <w:r w:rsidR="000C4545">
              <w:rPr>
                <w:rFonts w:asciiTheme="minorHAnsi" w:eastAsiaTheme="minorEastAsia" w:hAnsiTheme="minorHAnsi"/>
                <w:noProof/>
                <w:lang w:eastAsia="de-DE"/>
              </w:rPr>
              <w:tab/>
            </w:r>
            <w:r w:rsidR="000C4545" w:rsidRPr="005839B5">
              <w:rPr>
                <w:rStyle w:val="Hyperlink"/>
                <w:rFonts w:cs="Arial"/>
                <w:noProof/>
              </w:rPr>
              <w:t>Unit Testing</w:t>
            </w:r>
            <w:r w:rsidR="000C4545">
              <w:rPr>
                <w:noProof/>
                <w:webHidden/>
              </w:rPr>
              <w:tab/>
            </w:r>
            <w:r w:rsidR="000C4545">
              <w:rPr>
                <w:noProof/>
                <w:webHidden/>
              </w:rPr>
              <w:fldChar w:fldCharType="begin"/>
            </w:r>
            <w:r w:rsidR="000C4545">
              <w:rPr>
                <w:noProof/>
                <w:webHidden/>
              </w:rPr>
              <w:instrText xml:space="preserve"> PAGEREF _Toc410842100 \h </w:instrText>
            </w:r>
            <w:r w:rsidR="000C4545">
              <w:rPr>
                <w:noProof/>
                <w:webHidden/>
              </w:rPr>
            </w:r>
            <w:r w:rsidR="000C4545">
              <w:rPr>
                <w:noProof/>
                <w:webHidden/>
              </w:rPr>
              <w:fldChar w:fldCharType="separate"/>
            </w:r>
            <w:r w:rsidR="000C4545">
              <w:rPr>
                <w:noProof/>
                <w:webHidden/>
              </w:rPr>
              <w:t>22</w:t>
            </w:r>
            <w:r w:rsidR="000C4545">
              <w:rPr>
                <w:noProof/>
                <w:webHidden/>
              </w:rPr>
              <w:fldChar w:fldCharType="end"/>
            </w:r>
          </w:hyperlink>
        </w:p>
        <w:p w14:paraId="28BA5E96"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101" w:history="1">
            <w:r w:rsidR="000C4545" w:rsidRPr="005839B5">
              <w:rPr>
                <w:rStyle w:val="Hyperlink"/>
                <w:rFonts w:cs="Arial"/>
                <w:noProof/>
              </w:rPr>
              <w:t>4.2</w:t>
            </w:r>
            <w:r w:rsidR="000C4545">
              <w:rPr>
                <w:rFonts w:asciiTheme="minorHAnsi" w:eastAsiaTheme="minorEastAsia" w:hAnsiTheme="minorHAnsi"/>
                <w:noProof/>
                <w:lang w:eastAsia="de-DE"/>
              </w:rPr>
              <w:tab/>
            </w:r>
            <w:r w:rsidR="000C4545" w:rsidRPr="005839B5">
              <w:rPr>
                <w:rStyle w:val="Hyperlink"/>
                <w:rFonts w:cs="Arial"/>
                <w:noProof/>
              </w:rPr>
              <w:t>Bewertung des Projektverlaufs</w:t>
            </w:r>
            <w:r w:rsidR="000C4545">
              <w:rPr>
                <w:noProof/>
                <w:webHidden/>
              </w:rPr>
              <w:tab/>
            </w:r>
            <w:r w:rsidR="000C4545">
              <w:rPr>
                <w:noProof/>
                <w:webHidden/>
              </w:rPr>
              <w:fldChar w:fldCharType="begin"/>
            </w:r>
            <w:r w:rsidR="000C4545">
              <w:rPr>
                <w:noProof/>
                <w:webHidden/>
              </w:rPr>
              <w:instrText xml:space="preserve"> PAGEREF _Toc410842101 \h </w:instrText>
            </w:r>
            <w:r w:rsidR="000C4545">
              <w:rPr>
                <w:noProof/>
                <w:webHidden/>
              </w:rPr>
            </w:r>
            <w:r w:rsidR="000C4545">
              <w:rPr>
                <w:noProof/>
                <w:webHidden/>
              </w:rPr>
              <w:fldChar w:fldCharType="separate"/>
            </w:r>
            <w:r w:rsidR="000C4545">
              <w:rPr>
                <w:noProof/>
                <w:webHidden/>
              </w:rPr>
              <w:t>22</w:t>
            </w:r>
            <w:r w:rsidR="000C4545">
              <w:rPr>
                <w:noProof/>
                <w:webHidden/>
              </w:rPr>
              <w:fldChar w:fldCharType="end"/>
            </w:r>
          </w:hyperlink>
        </w:p>
        <w:p w14:paraId="10CB62F5" w14:textId="77777777" w:rsidR="000C4545" w:rsidRDefault="00EE18AD">
          <w:pPr>
            <w:pStyle w:val="Verzeichnis1"/>
            <w:tabs>
              <w:tab w:val="left" w:pos="660"/>
              <w:tab w:val="right" w:leader="dot" w:pos="9062"/>
            </w:tabs>
            <w:rPr>
              <w:rFonts w:asciiTheme="minorHAnsi" w:eastAsiaTheme="minorEastAsia" w:hAnsiTheme="minorHAnsi"/>
              <w:noProof/>
              <w:lang w:eastAsia="de-DE"/>
            </w:rPr>
          </w:pPr>
          <w:hyperlink w:anchor="_Toc410842102" w:history="1">
            <w:r w:rsidR="000C4545" w:rsidRPr="005839B5">
              <w:rPr>
                <w:rStyle w:val="Hyperlink"/>
                <w:rFonts w:cs="Arial"/>
                <w:noProof/>
              </w:rPr>
              <w:t>4.3</w:t>
            </w:r>
            <w:r w:rsidR="000C4545">
              <w:rPr>
                <w:rFonts w:asciiTheme="minorHAnsi" w:eastAsiaTheme="minorEastAsia" w:hAnsiTheme="minorHAnsi"/>
                <w:noProof/>
                <w:lang w:eastAsia="de-DE"/>
              </w:rPr>
              <w:tab/>
            </w:r>
            <w:r w:rsidR="000C4545" w:rsidRPr="005839B5">
              <w:rPr>
                <w:rStyle w:val="Hyperlink"/>
                <w:rFonts w:cs="Arial"/>
                <w:noProof/>
              </w:rPr>
              <w:t>Fazit</w:t>
            </w:r>
            <w:r w:rsidR="000C4545">
              <w:rPr>
                <w:noProof/>
                <w:webHidden/>
              </w:rPr>
              <w:tab/>
            </w:r>
            <w:r w:rsidR="000C4545">
              <w:rPr>
                <w:noProof/>
                <w:webHidden/>
              </w:rPr>
              <w:fldChar w:fldCharType="begin"/>
            </w:r>
            <w:r w:rsidR="000C4545">
              <w:rPr>
                <w:noProof/>
                <w:webHidden/>
              </w:rPr>
              <w:instrText xml:space="preserve"> PAGEREF _Toc410842102 \h </w:instrText>
            </w:r>
            <w:r w:rsidR="000C4545">
              <w:rPr>
                <w:noProof/>
                <w:webHidden/>
              </w:rPr>
            </w:r>
            <w:r w:rsidR="000C4545">
              <w:rPr>
                <w:noProof/>
                <w:webHidden/>
              </w:rPr>
              <w:fldChar w:fldCharType="separate"/>
            </w:r>
            <w:r w:rsidR="000C4545">
              <w:rPr>
                <w:noProof/>
                <w:webHidden/>
              </w:rPr>
              <w:t>24</w:t>
            </w:r>
            <w:r w:rsidR="000C4545">
              <w:rPr>
                <w:noProof/>
                <w:webHidden/>
              </w:rPr>
              <w:fldChar w:fldCharType="end"/>
            </w:r>
          </w:hyperlink>
        </w:p>
        <w:p w14:paraId="65A008E6" w14:textId="77777777" w:rsidR="000C4545" w:rsidRDefault="00EE18AD">
          <w:pPr>
            <w:pStyle w:val="Verzeichnis1"/>
            <w:tabs>
              <w:tab w:val="left" w:pos="440"/>
              <w:tab w:val="right" w:leader="dot" w:pos="9062"/>
            </w:tabs>
            <w:rPr>
              <w:rFonts w:asciiTheme="minorHAnsi" w:eastAsiaTheme="minorEastAsia" w:hAnsiTheme="minorHAnsi"/>
              <w:noProof/>
              <w:lang w:eastAsia="de-DE"/>
            </w:rPr>
          </w:pPr>
          <w:hyperlink w:anchor="_Toc410842103" w:history="1">
            <w:r w:rsidR="000C4545" w:rsidRPr="005839B5">
              <w:rPr>
                <w:rStyle w:val="Hyperlink"/>
                <w:rFonts w:cs="Arial"/>
                <w:noProof/>
              </w:rPr>
              <w:t>5.</w:t>
            </w:r>
            <w:r w:rsidR="000C4545">
              <w:rPr>
                <w:rFonts w:asciiTheme="minorHAnsi" w:eastAsiaTheme="minorEastAsia" w:hAnsiTheme="minorHAnsi"/>
                <w:noProof/>
                <w:lang w:eastAsia="de-DE"/>
              </w:rPr>
              <w:tab/>
            </w:r>
            <w:r w:rsidR="000C4545" w:rsidRPr="005839B5">
              <w:rPr>
                <w:rStyle w:val="Hyperlink"/>
                <w:rFonts w:cs="Arial"/>
                <w:noProof/>
              </w:rPr>
              <w:t>Ausblick</w:t>
            </w:r>
            <w:r w:rsidR="000C4545">
              <w:rPr>
                <w:noProof/>
                <w:webHidden/>
              </w:rPr>
              <w:tab/>
            </w:r>
            <w:r w:rsidR="000C4545">
              <w:rPr>
                <w:noProof/>
                <w:webHidden/>
              </w:rPr>
              <w:fldChar w:fldCharType="begin"/>
            </w:r>
            <w:r w:rsidR="000C4545">
              <w:rPr>
                <w:noProof/>
                <w:webHidden/>
              </w:rPr>
              <w:instrText xml:space="preserve"> PAGEREF _Toc410842103 \h </w:instrText>
            </w:r>
            <w:r w:rsidR="000C4545">
              <w:rPr>
                <w:noProof/>
                <w:webHidden/>
              </w:rPr>
            </w:r>
            <w:r w:rsidR="000C4545">
              <w:rPr>
                <w:noProof/>
                <w:webHidden/>
              </w:rPr>
              <w:fldChar w:fldCharType="separate"/>
            </w:r>
            <w:r w:rsidR="000C4545">
              <w:rPr>
                <w:noProof/>
                <w:webHidden/>
              </w:rPr>
              <w:t>24</w:t>
            </w:r>
            <w:r w:rsidR="000C4545">
              <w:rPr>
                <w:noProof/>
                <w:webHidden/>
              </w:rPr>
              <w:fldChar w:fldCharType="end"/>
            </w:r>
          </w:hyperlink>
        </w:p>
        <w:p w14:paraId="47824CBA" w14:textId="77777777" w:rsidR="000C4545" w:rsidRDefault="00EE18AD">
          <w:pPr>
            <w:pStyle w:val="Verzeichnis1"/>
            <w:tabs>
              <w:tab w:val="left" w:pos="440"/>
              <w:tab w:val="right" w:leader="dot" w:pos="9062"/>
            </w:tabs>
            <w:rPr>
              <w:rFonts w:asciiTheme="minorHAnsi" w:eastAsiaTheme="minorEastAsia" w:hAnsiTheme="minorHAnsi"/>
              <w:noProof/>
              <w:lang w:eastAsia="de-DE"/>
            </w:rPr>
          </w:pPr>
          <w:hyperlink w:anchor="_Toc410842104" w:history="1">
            <w:r w:rsidR="000C4545" w:rsidRPr="005839B5">
              <w:rPr>
                <w:rStyle w:val="Hyperlink"/>
                <w:rFonts w:cs="Arial"/>
                <w:noProof/>
              </w:rPr>
              <w:t>6.</w:t>
            </w:r>
            <w:r w:rsidR="000C4545">
              <w:rPr>
                <w:rFonts w:asciiTheme="minorHAnsi" w:eastAsiaTheme="minorEastAsia" w:hAnsiTheme="minorHAnsi"/>
                <w:noProof/>
                <w:lang w:eastAsia="de-DE"/>
              </w:rPr>
              <w:tab/>
            </w:r>
            <w:r w:rsidR="000C4545" w:rsidRPr="005839B5">
              <w:rPr>
                <w:rStyle w:val="Hyperlink"/>
                <w:rFonts w:cs="Arial"/>
                <w:noProof/>
              </w:rPr>
              <w:t>Abbildungsverzeichnis</w:t>
            </w:r>
            <w:r w:rsidR="000C4545">
              <w:rPr>
                <w:noProof/>
                <w:webHidden/>
              </w:rPr>
              <w:tab/>
            </w:r>
            <w:r w:rsidR="000C4545">
              <w:rPr>
                <w:noProof/>
                <w:webHidden/>
              </w:rPr>
              <w:fldChar w:fldCharType="begin"/>
            </w:r>
            <w:r w:rsidR="000C4545">
              <w:rPr>
                <w:noProof/>
                <w:webHidden/>
              </w:rPr>
              <w:instrText xml:space="preserve"> PAGEREF _Toc410842104 \h </w:instrText>
            </w:r>
            <w:r w:rsidR="000C4545">
              <w:rPr>
                <w:noProof/>
                <w:webHidden/>
              </w:rPr>
            </w:r>
            <w:r w:rsidR="000C4545">
              <w:rPr>
                <w:noProof/>
                <w:webHidden/>
              </w:rPr>
              <w:fldChar w:fldCharType="separate"/>
            </w:r>
            <w:r w:rsidR="000C4545">
              <w:rPr>
                <w:noProof/>
                <w:webHidden/>
              </w:rPr>
              <w:t>25</w:t>
            </w:r>
            <w:r w:rsidR="000C4545">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5195F175" w:rsidR="002D38FC" w:rsidRDefault="00041D27" w:rsidP="004B280B">
      <w:pPr>
        <w:pStyle w:val="berschrift1"/>
        <w:numPr>
          <w:ilvl w:val="0"/>
          <w:numId w:val="7"/>
        </w:numPr>
      </w:pPr>
      <w:r w:rsidRPr="00EC0A9D">
        <w:rPr>
          <w:b/>
          <w:color w:val="FF0000"/>
        </w:rPr>
        <w:br w:type="column"/>
      </w:r>
      <w:bookmarkStart w:id="0" w:name="_Toc410654587"/>
      <w:bookmarkStart w:id="1" w:name="_Toc410842079"/>
      <w:r w:rsidR="002D38FC" w:rsidRPr="004B280B">
        <w:rPr>
          <w:rFonts w:ascii="Arial" w:hAnsi="Arial" w:cs="Arial"/>
        </w:rPr>
        <w:lastRenderedPageBreak/>
        <w:t>Einleitung</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w:t>
      </w:r>
      <w:del w:id="2" w:author="Nadine" w:date="2015-02-05T19:56:00Z">
        <w:r w:rsidDel="009C6CF9">
          <w:delText>,</w:delText>
        </w:r>
      </w:del>
      <w:r>
        <w:t xml:space="preserve"> ein Programm entwickelt werden.</w:t>
      </w:r>
    </w:p>
    <w:p w14:paraId="017726A4" w14:textId="2E9BB04D" w:rsidR="002D38FC" w:rsidRPr="00664D00" w:rsidRDefault="002D38FC" w:rsidP="002D38FC">
      <w:r>
        <w:t>Hierzu entschieden sich die Studierenden Nadine Feldmann, Lukas Huwe, Michael Kerkhoff und Sebastian Ochtrup dazu</w:t>
      </w:r>
      <w:ins w:id="3" w:author="Nadine" w:date="2015-02-05T19:57:00Z">
        <w:r w:rsidR="009C6CF9">
          <w:t>,</w:t>
        </w:r>
      </w:ins>
      <w:r>
        <w:t xml:space="preserve"> ein möglichst realitätsnahes Projektthema zu wählen, welches sowohl ansprechend als auch in der Zukunft einen Mehrwert darstellen könnte. Aus diesen Anforderungen entschloss sich das Team</w:t>
      </w:r>
      <w:del w:id="4" w:author="Nadine" w:date="2015-02-05T19:57:00Z">
        <w:r w:rsidDel="009C6CF9">
          <w:delText xml:space="preserve"> dazu</w:delText>
        </w:r>
      </w:del>
      <w:r>
        <w:t>,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5" w:name="_Toc410654588"/>
      <w:bookmarkStart w:id="6" w:name="_Toc410842080"/>
      <w:r w:rsidRPr="00EC0A9D">
        <w:rPr>
          <w:rFonts w:ascii="Arial" w:hAnsi="Arial" w:cs="Arial"/>
        </w:rPr>
        <w:t>Ausgangssituation</w:t>
      </w:r>
      <w:bookmarkEnd w:id="5"/>
      <w:bookmarkEnd w:id="6"/>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7" w:name="_Toc410654589"/>
      <w:bookmarkStart w:id="8" w:name="_Toc410842081"/>
      <w:r w:rsidRPr="00EC0A9D">
        <w:rPr>
          <w:rFonts w:ascii="Arial" w:hAnsi="Arial" w:cs="Arial"/>
        </w:rPr>
        <w:t>Projektziel</w:t>
      </w:r>
      <w:bookmarkEnd w:id="7"/>
      <w:bookmarkEnd w:id="8"/>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9" w:name="_Toc410654590"/>
      <w:bookmarkStart w:id="10" w:name="_Toc410842082"/>
      <w:r w:rsidRPr="00EC0A9D">
        <w:rPr>
          <w:rFonts w:ascii="Arial" w:hAnsi="Arial" w:cs="Arial"/>
        </w:rPr>
        <w:t>Projektabgrenzung</w:t>
      </w:r>
      <w:bookmarkEnd w:id="9"/>
      <w:bookmarkEnd w:id="10"/>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Anbindung der App an Clouddienste</w:t>
      </w:r>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672BAE26" w:rsidR="002D38FC" w:rsidRPr="00A45F07" w:rsidRDefault="002D38FC" w:rsidP="002D38FC">
      <w:r>
        <w:t>Es wird jedoch nicht ausgeschlossen, dass die App nach erfolgreichem Projektabschluss um die oben genannten Fu</w:t>
      </w:r>
      <w:r w:rsidR="005037CA">
        <w:t>nktionen erweitert wird.</w:t>
      </w:r>
    </w:p>
    <w:p w14:paraId="27A491E6" w14:textId="3F3ACF30" w:rsidR="002D38FC" w:rsidRPr="00EC0A9D" w:rsidRDefault="002D38FC" w:rsidP="002D38FC">
      <w:pPr>
        <w:pStyle w:val="berschrift1"/>
        <w:numPr>
          <w:ilvl w:val="0"/>
          <w:numId w:val="7"/>
        </w:numPr>
        <w:rPr>
          <w:rFonts w:ascii="Arial" w:hAnsi="Arial" w:cs="Arial"/>
        </w:rPr>
      </w:pPr>
      <w:bookmarkStart w:id="11" w:name="_Toc410654591"/>
      <w:bookmarkStart w:id="12" w:name="_Toc410842083"/>
      <w:r w:rsidRPr="00EC0A9D">
        <w:rPr>
          <w:rFonts w:ascii="Arial" w:hAnsi="Arial" w:cs="Arial"/>
        </w:rPr>
        <w:lastRenderedPageBreak/>
        <w:t>Planung</w:t>
      </w:r>
      <w:bookmarkEnd w:id="11"/>
      <w:bookmarkEnd w:id="12"/>
    </w:p>
    <w:p w14:paraId="6F7DE225" w14:textId="77777777" w:rsidR="002D38FC" w:rsidRDefault="002D38FC" w:rsidP="002D38FC">
      <w:pPr>
        <w:pStyle w:val="berschrift1"/>
        <w:numPr>
          <w:ilvl w:val="1"/>
          <w:numId w:val="7"/>
        </w:numPr>
        <w:rPr>
          <w:rFonts w:ascii="Arial" w:hAnsi="Arial" w:cs="Arial"/>
        </w:rPr>
      </w:pPr>
      <w:bookmarkStart w:id="13" w:name="_Toc410654592"/>
      <w:bookmarkStart w:id="14" w:name="_Toc410842084"/>
      <w:r w:rsidRPr="00EC0A9D">
        <w:rPr>
          <w:rFonts w:ascii="Arial" w:hAnsi="Arial" w:cs="Arial"/>
        </w:rPr>
        <w:t>Geplante Programmentwicklung</w:t>
      </w:r>
      <w:bookmarkEnd w:id="13"/>
      <w:bookmarkEnd w:id="14"/>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das Ver-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5" w:name="_Toc410654593"/>
      <w:bookmarkStart w:id="16" w:name="_Toc410842085"/>
      <w:r w:rsidRPr="00EC0A9D">
        <w:rPr>
          <w:rFonts w:ascii="Arial" w:hAnsi="Arial" w:cs="Arial"/>
        </w:rPr>
        <w:t>Geplanter Werkzeugeinsatz</w:t>
      </w:r>
      <w:bookmarkEnd w:id="15"/>
      <w:bookmarkEnd w:id="16"/>
    </w:p>
    <w:p w14:paraId="4522E60E" w14:textId="77777777" w:rsidR="002D38FC" w:rsidRPr="006B5C30" w:rsidRDefault="002D38FC" w:rsidP="002D38FC">
      <w:r>
        <w:t>Es sollen Elemente der in der Vorlesung behandelten Werkzeuge verwendet werden. Im Rahmen dieses Projektes haben wir uns für die Verwendung des Versionskontrollsystems  Git in Kombination mit gebührenfreien Service GitHub entschieden. Der Zugriff auf das Git-Repository erfolgte mit dem kostenfreien Tool SourceTree der Firma Atlassian. Die eigentliche Programmierung erfolgte mit dem Android Studio welches zur freien Nutzung bereit steht. Android Studio beinhaltet zudem das Buildwerkzeug Gradle als auch Unit Testing Werkzeuge.</w:t>
      </w:r>
    </w:p>
    <w:p w14:paraId="66E08D10" w14:textId="77777777" w:rsidR="002D38FC" w:rsidRPr="00EC0A9D" w:rsidRDefault="002D38FC" w:rsidP="002D38FC">
      <w:pPr>
        <w:pStyle w:val="berschrift1"/>
        <w:numPr>
          <w:ilvl w:val="0"/>
          <w:numId w:val="7"/>
        </w:numPr>
        <w:rPr>
          <w:rFonts w:ascii="Arial" w:hAnsi="Arial" w:cs="Arial"/>
        </w:rPr>
      </w:pPr>
      <w:bookmarkStart w:id="17" w:name="_Toc410654594"/>
      <w:bookmarkStart w:id="18" w:name="_Toc410842086"/>
      <w:r w:rsidRPr="00EC0A9D">
        <w:rPr>
          <w:rFonts w:ascii="Arial" w:hAnsi="Arial" w:cs="Arial"/>
        </w:rPr>
        <w:lastRenderedPageBreak/>
        <w:t>Realisierung</w:t>
      </w:r>
      <w:bookmarkEnd w:id="17"/>
      <w:bookmarkEnd w:id="18"/>
    </w:p>
    <w:p w14:paraId="4F9080D1" w14:textId="77777777" w:rsidR="002D38FC" w:rsidRDefault="002D38FC" w:rsidP="002D38FC">
      <w:pPr>
        <w:pStyle w:val="berschrift1"/>
        <w:numPr>
          <w:ilvl w:val="1"/>
          <w:numId w:val="7"/>
        </w:numPr>
        <w:rPr>
          <w:rFonts w:ascii="Arial" w:hAnsi="Arial" w:cs="Arial"/>
        </w:rPr>
      </w:pPr>
      <w:bookmarkStart w:id="19" w:name="_Toc410654595"/>
      <w:bookmarkStart w:id="20" w:name="_Toc410842087"/>
      <w:r w:rsidRPr="00EC0A9D">
        <w:rPr>
          <w:rFonts w:ascii="Arial" w:hAnsi="Arial" w:cs="Arial"/>
        </w:rPr>
        <w:t>Werkzeuge</w:t>
      </w:r>
      <w:bookmarkEnd w:id="19"/>
      <w:bookmarkEnd w:id="20"/>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2EEC0897" w:rsidR="002D38FC" w:rsidRDefault="00D93098" w:rsidP="002D38FC">
      <w:pPr>
        <w:pStyle w:val="berschrift1"/>
        <w:numPr>
          <w:ilvl w:val="2"/>
          <w:numId w:val="7"/>
        </w:numPr>
        <w:rPr>
          <w:rFonts w:ascii="Arial" w:hAnsi="Arial" w:cs="Arial"/>
        </w:rPr>
      </w:pPr>
      <w:bookmarkStart w:id="21" w:name="_Toc410654596"/>
      <w:r>
        <w:rPr>
          <w:rFonts w:ascii="Arial" w:hAnsi="Arial" w:cs="Arial"/>
        </w:rPr>
        <w:t xml:space="preserve"> </w:t>
      </w:r>
      <w:bookmarkStart w:id="22" w:name="_Toc410842088"/>
      <w:r w:rsidR="002D38FC" w:rsidRPr="00EC0A9D">
        <w:rPr>
          <w:rFonts w:ascii="Arial" w:hAnsi="Arial" w:cs="Arial"/>
        </w:rPr>
        <w:t>GitHub</w:t>
      </w:r>
      <w:bookmarkEnd w:id="21"/>
      <w:bookmarkEnd w:id="22"/>
    </w:p>
    <w:p w14:paraId="6F65351C" w14:textId="48CCFC70" w:rsidR="002D38FC" w:rsidRDefault="002D38FC" w:rsidP="002D38FC">
      <w:r>
        <w:t>Git ist eine freie Software zur verteilten Versionskontrolle von Dateien. Anders als bei dem Versionskontrollsystem Subversion (SVN) gibt es nicht zwingend einen zentralen Server. Jeder Benutzer besitzt eine lokale Kopie des gesamten Repositorys und ist somit gleichzeitig Client und Server. Dieses Repository beinhaltet die komplette Versionsgeschichte, ein Wechsel auf ältere Entwicklungsstände ist somit jederzeit ohne Server-Synchronisation möglich. Durch die lokale Speicherung des gesamten Repositorys gewinnt der Anwender an Schnelligkeit. Gerade bei größeren Projekten müssen so nicht viele Dateien über das Netzwerk transferiert werden. Hier kommt das bekannte IT-Prinzip „Tausche Speicher gegen Zeit“ zu</w:t>
      </w:r>
      <w:r w:rsidR="000B626C">
        <w:t>m</w:t>
      </w:r>
      <w:r w:rsidR="005037CA">
        <w:t xml:space="preserve"> T</w:t>
      </w:r>
      <w:r>
        <w:t>ragen. Git ist ein Kommandozeilentool, welches diverse Parameter bietet. Es ist auf fast allen unixartigen Systemen unter anderem auf Linux, Mac OSx als auch FreeBSD lauffähig. Eine native Windows-Integration gibt es nicht</w:t>
      </w:r>
      <w:ins w:id="23" w:author="Nadine" w:date="2015-02-05T20:01:00Z">
        <w:r w:rsidR="009C6CF9">
          <w:t>,</w:t>
        </w:r>
      </w:ins>
      <w:r>
        <w:t xml:space="preserve"> weshalb Tools von Drittherstellern verwendet werden müssen. Git ermöglicht es Branches zur isolierten Entwicklung einzelner Funktionen zu bilden. Diese können anschließend zusammengeführt (gemerged) werden. </w:t>
      </w:r>
    </w:p>
    <w:p w14:paraId="41CDA287" w14:textId="77777777" w:rsidR="00B42B4D" w:rsidRDefault="002D38FC" w:rsidP="00B42B4D">
      <w:pPr>
        <w:keepNext/>
        <w:jc w:val="center"/>
      </w:pPr>
      <w:r>
        <w:rPr>
          <w:noProof/>
          <w:lang w:eastAsia="de-DE"/>
        </w:rPr>
        <w:drawing>
          <wp:inline distT="0" distB="0" distL="0" distR="0" wp14:anchorId="71AC2A97" wp14:editId="73155EFA">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bookmarkStart w:id="24" w:name="_Toc410841918"/>
      <w:r>
        <w:t xml:space="preserve">Abbildung </w:t>
      </w:r>
      <w:r w:rsidR="00EE18AD">
        <w:fldChar w:fldCharType="begin"/>
      </w:r>
      <w:r w:rsidR="00EE18AD">
        <w:instrText xml:space="preserve"> SEQ Abbildung \* ARABIC </w:instrText>
      </w:r>
      <w:r w:rsidR="00EE18AD">
        <w:fldChar w:fldCharType="separate"/>
      </w:r>
      <w:r w:rsidR="00A35044">
        <w:rPr>
          <w:noProof/>
        </w:rPr>
        <w:t>1</w:t>
      </w:r>
      <w:r w:rsidR="00EE18AD">
        <w:rPr>
          <w:noProof/>
        </w:rPr>
        <w:fldChar w:fldCharType="end"/>
      </w:r>
      <w:r>
        <w:t>: Systemstruktur</w:t>
      </w:r>
      <w:bookmarkEnd w:id="24"/>
    </w:p>
    <w:p w14:paraId="3C8DAB45" w14:textId="5FDA4C99" w:rsidR="005037CA" w:rsidRDefault="002D38FC" w:rsidP="005037CA">
      <w:r>
        <w:t>Basierend auf Git erschien 2008 der Dienst GitHub. GitHub ist webbasiert und</w:t>
      </w:r>
      <w:del w:id="25" w:author="Nadine" w:date="2015-02-05T20:02:00Z">
        <w:r w:rsidDel="009C6CF9">
          <w:delText xml:space="preserve"> ist</w:delText>
        </w:r>
      </w:del>
      <w:r>
        <w:t xml:space="preserve"> in der Grundversion kostenfrei zugänglich. Bestehende Projekte sind für die Öffentlichkeit einsehbar und können bei Bedarf kopiert und angepasst werden. Gegen die Bezahlung von monatlichen Endgeldern können private Repositor</w:t>
      </w:r>
      <w:ins w:id="26" w:author="Nadine" w:date="2015-02-05T20:02:00Z">
        <w:r w:rsidR="009C6CF9">
          <w:t>ie</w:t>
        </w:r>
      </w:ins>
      <w:del w:id="27" w:author="Nadine" w:date="2015-02-05T20:02:00Z">
        <w:r w:rsidDel="009C6CF9">
          <w:delText>y</w:delText>
        </w:r>
      </w:del>
      <w:r>
        <w:t>s erworben werden. Diese sind nur mit Berechtigungen einsehbar. GitHub ist in der Open-Source-Software-Entwicklung sehr populär. So werden unter anderem für die Entwicklung des Linux-Kernel, von PHP als auch von JUnit GitHub-Repositorys genutzt. Im April 2011 befanden sich 2 Millione</w:t>
      </w:r>
      <w:bookmarkStart w:id="28" w:name="_Toc410654597"/>
      <w:r w:rsidR="005037CA">
        <w:t>n Repositor</w:t>
      </w:r>
      <w:ins w:id="29" w:author="Nadine" w:date="2015-02-05T20:02:00Z">
        <w:r w:rsidR="009C6CF9">
          <w:t>ie</w:t>
        </w:r>
      </w:ins>
      <w:del w:id="30" w:author="Nadine" w:date="2015-02-05T20:02:00Z">
        <w:r w:rsidR="005037CA" w:rsidDel="009C6CF9">
          <w:delText>y</w:delText>
        </w:r>
      </w:del>
      <w:r w:rsidR="005037CA">
        <w:t>s auf GitHub.</w:t>
      </w:r>
    </w:p>
    <w:p w14:paraId="3AF83EAD" w14:textId="21F04E7C" w:rsidR="002D38FC" w:rsidRPr="005037CA" w:rsidRDefault="002D38FC" w:rsidP="005037CA">
      <w:r>
        <w:rPr>
          <w:rFonts w:cs="Arial"/>
        </w:rPr>
        <w:br w:type="page"/>
      </w:r>
    </w:p>
    <w:p w14:paraId="7FB58BA1" w14:textId="3ECAE88E" w:rsidR="002D38FC" w:rsidRDefault="00D93098" w:rsidP="002D38FC">
      <w:pPr>
        <w:pStyle w:val="berschrift1"/>
        <w:numPr>
          <w:ilvl w:val="2"/>
          <w:numId w:val="7"/>
        </w:numPr>
        <w:rPr>
          <w:rFonts w:ascii="Arial" w:hAnsi="Arial" w:cs="Arial"/>
        </w:rPr>
      </w:pPr>
      <w:r>
        <w:rPr>
          <w:rFonts w:ascii="Arial" w:hAnsi="Arial" w:cs="Arial"/>
        </w:rPr>
        <w:lastRenderedPageBreak/>
        <w:t xml:space="preserve"> </w:t>
      </w:r>
      <w:bookmarkStart w:id="31" w:name="_Toc410842089"/>
      <w:r w:rsidR="002D38FC" w:rsidRPr="00EC0A9D">
        <w:rPr>
          <w:rFonts w:ascii="Arial" w:hAnsi="Arial" w:cs="Arial"/>
        </w:rPr>
        <w:t>SourceTree</w:t>
      </w:r>
      <w:bookmarkEnd w:id="28"/>
      <w:bookmarkEnd w:id="31"/>
    </w:p>
    <w:p w14:paraId="72BAA515" w14:textId="54B97B3F" w:rsidR="002D38FC" w:rsidRDefault="00EE18AD" w:rsidP="00412D1D">
      <w:r>
        <w:rPr>
          <w:noProof/>
        </w:rPr>
        <w:pict w14:anchorId="7C59EC07">
          <v:shapetype id="_x0000_t202" coordsize="21600,21600" o:spt="202" path="m,l,21600r21600,l21600,xe">
            <v:stroke joinstyle="miter"/>
            <v:path gradientshapeok="t" o:connecttype="rect"/>
          </v:shapetype>
          <v:shape id="_x0000_s1026" type="#_x0000_t202" style="position:absolute;margin-left:1.9pt;margin-top:397.1pt;width:453.6pt;height:.05pt;z-index:251660288;mso-position-horizontal-relative:text;mso-position-vertical-relative:text" wrapcoords="-36 0 -36 20800 21600 20800 21600 0 -36 0" stroked="f">
            <v:textbox style="mso-next-textbox:#_x0000_s1026;mso-fit-shape-to-text:t" inset="0,0,0,0">
              <w:txbxContent>
                <w:p w14:paraId="20C0C440" w14:textId="0AC29B16" w:rsidR="009C6CF9" w:rsidRPr="00CC310C" w:rsidRDefault="009C6CF9" w:rsidP="00B42B4D">
                  <w:pPr>
                    <w:pStyle w:val="Beschriftung"/>
                    <w:jc w:val="center"/>
                    <w:rPr>
                      <w:noProof/>
                    </w:rPr>
                  </w:pPr>
                  <w:bookmarkStart w:id="32" w:name="_Toc410841919"/>
                  <w:r>
                    <w:t xml:space="preserve">Abbildung </w:t>
                  </w:r>
                  <w:r w:rsidR="00EE18AD">
                    <w:fldChar w:fldCharType="begin"/>
                  </w:r>
                  <w:r w:rsidR="00EE18AD">
                    <w:instrText xml:space="preserve"> SEQ Abbildung \* ARABIC </w:instrText>
                  </w:r>
                  <w:r w:rsidR="00EE18AD">
                    <w:fldChar w:fldCharType="separate"/>
                  </w:r>
                  <w:r>
                    <w:rPr>
                      <w:noProof/>
                    </w:rPr>
                    <w:t>2</w:t>
                  </w:r>
                  <w:r w:rsidR="00EE18AD">
                    <w:rPr>
                      <w:noProof/>
                    </w:rPr>
                    <w:fldChar w:fldCharType="end"/>
                  </w:r>
                  <w:r>
                    <w:t>: SourceTree</w:t>
                  </w:r>
                  <w:bookmarkEnd w:id="32"/>
                </w:p>
              </w:txbxContent>
            </v:textbox>
            <w10:wrap type="tight"/>
          </v:shape>
        </w:pict>
      </w:r>
      <w:r w:rsidR="002D38FC" w:rsidRPr="00E4030D">
        <w:rPr>
          <w:noProof/>
          <w:lang w:eastAsia="de-DE"/>
        </w:rPr>
        <w:drawing>
          <wp:anchor distT="0" distB="0" distL="114300" distR="114300" simplePos="0" relativeHeight="251654656" behindDoc="1" locked="0" layoutInCell="1" allowOverlap="1" wp14:anchorId="728B62D1" wp14:editId="15E9802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r w:rsidR="002D38FC">
        <w:t>SourceTree ist ein kostenloses Tool der Firma Atlassian. Es erweitert die Kommandozeilenfunktion des Versionskontrollsystem Git um eine einfach zu bedienende grafische Oberfläche. SourceTree arbeitet problemlos mit GitHub zusammen und bietet verschiedene Komfortfunktionen wie das Aufzeigen der bisherigen Changes als auch die verschiedenen Brachnes. Es können mehrere voneinander unabhängige Repositor</w:t>
      </w:r>
      <w:ins w:id="33" w:author="Nadine" w:date="2015-02-05T20:02:00Z">
        <w:r w:rsidR="009C6CF9">
          <w:t>ie</w:t>
        </w:r>
      </w:ins>
      <w:del w:id="34" w:author="Nadine" w:date="2015-02-05T20:02:00Z">
        <w:r w:rsidR="002D38FC" w:rsidDel="009C6CF9">
          <w:delText>y</w:delText>
        </w:r>
      </w:del>
      <w:r w:rsidR="002D38FC">
        <w:t xml:space="preserve">s gleichzeitig eingebunden werden. </w:t>
      </w:r>
    </w:p>
    <w:p w14:paraId="7D5C11BC" w14:textId="77777777" w:rsidR="002D38FC" w:rsidRDefault="002D38FC" w:rsidP="002D38FC">
      <w:pPr>
        <w:ind w:left="360"/>
      </w:pPr>
    </w:p>
    <w:p w14:paraId="502143EB" w14:textId="6ABA0EC7" w:rsidR="002D38FC" w:rsidRDefault="002D38FC" w:rsidP="00412D1D">
      <w:r>
        <w:t>Kommentare zu den einzelnen Commits werden übersichtlich als Description angezeigt. Die erfolgten Commits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GitHub werden Änderungen zeitnah visualisiert. Liegen noch nicht committete Änderungen vor</w:t>
      </w:r>
      <w:ins w:id="35" w:author="Nadine" w:date="2015-02-05T20:03:00Z">
        <w:r w:rsidR="009C6CF9">
          <w:t>,</w:t>
        </w:r>
      </w:ins>
      <w:r>
        <w:t xml:space="preserve"> können diese mit einem  Wechsel auf den obersten Punkt „Uncommitted changes“ eingesehen und in das zentrale GitHub-Repository gepushed werden.</w:t>
      </w:r>
    </w:p>
    <w:p w14:paraId="27377A7F" w14:textId="77777777" w:rsidR="002D38FC" w:rsidRDefault="002D38FC" w:rsidP="002D38FC">
      <w:pPr>
        <w:ind w:left="360"/>
      </w:pPr>
    </w:p>
    <w:p w14:paraId="4C1CD69B" w14:textId="77777777" w:rsidR="00C04380" w:rsidRDefault="002D38FC" w:rsidP="00C04380">
      <w:pPr>
        <w:keepNext/>
        <w:ind w:left="360"/>
      </w:pPr>
      <w:r w:rsidRPr="00E4030D">
        <w:rPr>
          <w:noProof/>
          <w:lang w:eastAsia="de-DE"/>
        </w:rPr>
        <w:lastRenderedPageBreak/>
        <w:drawing>
          <wp:inline distT="0" distB="0" distL="0" distR="0" wp14:anchorId="00C01B28" wp14:editId="39E712CB">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166311BD" w14:textId="28A714C8" w:rsidR="002D38FC" w:rsidRPr="00D24AAC" w:rsidRDefault="00C04380" w:rsidP="00C04380">
      <w:pPr>
        <w:pStyle w:val="Beschriftung"/>
        <w:jc w:val="center"/>
      </w:pPr>
      <w:bookmarkStart w:id="36" w:name="_Toc410841920"/>
      <w:r>
        <w:t xml:space="preserve">Abbildung </w:t>
      </w:r>
      <w:r w:rsidR="00EE18AD">
        <w:fldChar w:fldCharType="begin"/>
      </w:r>
      <w:r w:rsidR="00EE18AD">
        <w:instrText xml:space="preserve"> SEQ Abbildung \* ARABIC </w:instrText>
      </w:r>
      <w:r w:rsidR="00EE18AD">
        <w:fldChar w:fldCharType="separate"/>
      </w:r>
      <w:r w:rsidR="00A35044">
        <w:rPr>
          <w:noProof/>
        </w:rPr>
        <w:t>3</w:t>
      </w:r>
      <w:r w:rsidR="00EE18AD">
        <w:rPr>
          <w:noProof/>
        </w:rPr>
        <w:fldChar w:fldCharType="end"/>
      </w:r>
      <w:r>
        <w:t>: SourceTree Pushmöglichkeit und Änderungshistorie</w:t>
      </w:r>
      <w:bookmarkEnd w:id="36"/>
    </w:p>
    <w:p w14:paraId="28077AB8" w14:textId="72B21C6F" w:rsidR="00632A46" w:rsidRDefault="00D93098" w:rsidP="00632A46">
      <w:pPr>
        <w:pStyle w:val="berschrift1"/>
        <w:numPr>
          <w:ilvl w:val="2"/>
          <w:numId w:val="7"/>
        </w:numPr>
        <w:rPr>
          <w:rFonts w:ascii="Arial" w:hAnsi="Arial" w:cs="Arial"/>
        </w:rPr>
      </w:pPr>
      <w:r>
        <w:rPr>
          <w:rFonts w:ascii="Arial" w:hAnsi="Arial" w:cs="Arial"/>
        </w:rPr>
        <w:t xml:space="preserve"> </w:t>
      </w:r>
      <w:bookmarkStart w:id="37" w:name="_Toc410842090"/>
      <w:r w:rsidR="00632A46" w:rsidRPr="00EC0A9D">
        <w:rPr>
          <w:rFonts w:ascii="Arial" w:hAnsi="Arial" w:cs="Arial"/>
        </w:rPr>
        <w:t>Android Studio</w:t>
      </w:r>
      <w:bookmarkEnd w:id="37"/>
    </w:p>
    <w:p w14:paraId="7BEEDA7F" w14:textId="45E8DCE5" w:rsidR="009E72FA" w:rsidRDefault="009E72FA" w:rsidP="00412D1D">
      <w:pPr>
        <w:spacing w:line="257" w:lineRule="auto"/>
      </w:pPr>
      <w:r>
        <w:t xml:space="preserve">Das Android Studio </w:t>
      </w:r>
      <w:r w:rsidR="00C04380">
        <w:t>wird kostenfrei als</w:t>
      </w:r>
      <w:r>
        <w:t xml:space="preserve"> offizielle IDE von Google zur Programmierung von Android Applikationen</w:t>
      </w:r>
      <w:r w:rsidR="00C04380">
        <w:t xml:space="preserve"> bereitgestellt</w:t>
      </w:r>
      <w:r>
        <w:t>. Basierend auf der IntelliJ IDEA, wurde das Studio erweitert und im Mai 2013 in der Beta-Version veröffentlicht. Die Beta-Phase wurde mit der Version 1.0 im Dezember 2014 beendet und</w:t>
      </w:r>
      <w:r w:rsidR="003D35F8">
        <w:t xml:space="preserve"> </w:t>
      </w:r>
      <w:r w:rsidR="00355CAB">
        <w:t xml:space="preserve">aktuell </w:t>
      </w:r>
      <w:r w:rsidR="003D35F8">
        <w:t>liegt das Studio in der Version</w:t>
      </w:r>
      <w:r>
        <w:t xml:space="preserve"> 1.0.2</w:t>
      </w:r>
      <w:r w:rsidR="003D35F8">
        <w:t xml:space="preserve"> bereit</w:t>
      </w:r>
      <w:r>
        <w:t>, welche auch noch im Dezember 2014 erschien.</w:t>
      </w:r>
    </w:p>
    <w:p w14:paraId="3A0FF559" w14:textId="77777777" w:rsidR="003D35F8" w:rsidRDefault="00CB0546"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225pt">
            <v:imagedata r:id="rId12" o:title="load"/>
          </v:shape>
        </w:pict>
      </w:r>
    </w:p>
    <w:p w14:paraId="7F8094AF" w14:textId="6FB002F5" w:rsidR="009E72FA" w:rsidRDefault="003D35F8" w:rsidP="003D35F8">
      <w:pPr>
        <w:pStyle w:val="Beschriftung"/>
        <w:jc w:val="center"/>
      </w:pPr>
      <w:bookmarkStart w:id="38" w:name="_Toc410841921"/>
      <w:r>
        <w:t xml:space="preserve">Abbildung </w:t>
      </w:r>
      <w:r w:rsidR="00EE18AD">
        <w:fldChar w:fldCharType="begin"/>
      </w:r>
      <w:r w:rsidR="00EE18AD">
        <w:instrText xml:space="preserve"> SEQ Abbildung \* ARABIC </w:instrText>
      </w:r>
      <w:r w:rsidR="00EE18AD">
        <w:fldChar w:fldCharType="separate"/>
      </w:r>
      <w:r w:rsidR="00A35044">
        <w:rPr>
          <w:noProof/>
        </w:rPr>
        <w:t>4</w:t>
      </w:r>
      <w:r w:rsidR="00EE18AD">
        <w:rPr>
          <w:noProof/>
        </w:rPr>
        <w:fldChar w:fldCharType="end"/>
      </w:r>
      <w:r>
        <w:t>: Startbildschirm</w:t>
      </w:r>
      <w:bookmarkEnd w:id="38"/>
    </w:p>
    <w:p w14:paraId="3EDE3002" w14:textId="7A93107D" w:rsidR="003D35F8" w:rsidRDefault="00B42B4D" w:rsidP="00412D1D">
      <w:pPr>
        <w:spacing w:line="257" w:lineRule="auto"/>
      </w:pPr>
      <w:r>
        <w:t>Dadurch, dass das Android Studio auf IntelliJ basiert, gehören Features wie das Refactoring von Codeelementen, eine Unterstützung von Ant, JUnit und ein grafischer GUI-Editor zum Funktionsumfang. Des Weiteren liefert IntelliJ ebenfalls Tools zur Versionsverwaltung und verschiedene Möglichkeiten zur automatischen Code-Generierung.</w:t>
      </w:r>
    </w:p>
    <w:p w14:paraId="1D4E8561" w14:textId="76EC84B7" w:rsidR="00B42B4D" w:rsidRDefault="00B42B4D" w:rsidP="00412D1D">
      <w:pPr>
        <w:spacing w:line="257" w:lineRule="auto"/>
      </w:pPr>
      <w:r>
        <w:lastRenderedPageBreak/>
        <w:t>Google hat den Funktionsumfang deutlich für die Entwicklung von Applikationen für das eigene Betriebssystem erweitert. So gehört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CB0546" w:rsidP="00B42B4D">
      <w:pPr>
        <w:keepNext/>
        <w:spacing w:line="257" w:lineRule="auto"/>
        <w:ind w:left="357"/>
        <w:jc w:val="center"/>
      </w:pPr>
      <w:r>
        <w:pict w14:anchorId="1D8EEE51">
          <v:shape id="_x0000_i1026" type="#_x0000_t75" style="width:453pt;height:231pt">
            <v:imagedata r:id="rId13" o:title="Oberflaeche_gestalten"/>
          </v:shape>
        </w:pict>
      </w:r>
    </w:p>
    <w:p w14:paraId="45B848D7" w14:textId="12924C6C" w:rsidR="00B42B4D" w:rsidRDefault="00B42B4D" w:rsidP="00B42B4D">
      <w:pPr>
        <w:pStyle w:val="Beschriftung"/>
        <w:jc w:val="center"/>
      </w:pPr>
      <w:bookmarkStart w:id="39" w:name="_Toc410841922"/>
      <w:r>
        <w:t xml:space="preserve">Abbildung </w:t>
      </w:r>
      <w:r w:rsidR="00EE18AD">
        <w:fldChar w:fldCharType="begin"/>
      </w:r>
      <w:r w:rsidR="00EE18AD">
        <w:instrText xml:space="preserve"> SEQ Abbildung \* ARABIC </w:instrText>
      </w:r>
      <w:r w:rsidR="00EE18AD">
        <w:fldChar w:fldCharType="separate"/>
      </w:r>
      <w:r w:rsidR="00A35044">
        <w:rPr>
          <w:noProof/>
        </w:rPr>
        <w:t>5</w:t>
      </w:r>
      <w:r w:rsidR="00EE18AD">
        <w:rPr>
          <w:noProof/>
        </w:rPr>
        <w:fldChar w:fldCharType="end"/>
      </w:r>
      <w:r>
        <w:t>: Erweiterter GUI-Editor</w:t>
      </w:r>
      <w:bookmarkEnd w:id="39"/>
    </w:p>
    <w:p w14:paraId="63670DAB" w14:textId="333F78FA" w:rsidR="00B42B4D" w:rsidRDefault="004B280B" w:rsidP="00412D1D">
      <w:pPr>
        <w:spacing w:line="257" w:lineRule="auto"/>
      </w:pPr>
      <w:r>
        <w:t>Google Dienste, wie das Google Cloud Messaging, wurden in die IDE integriert. So können diese individuell vom Entwickler konfiguriert und genutzt werden.</w:t>
      </w:r>
    </w:p>
    <w:p w14:paraId="4B9D73C8" w14:textId="77777777" w:rsidR="004B280B" w:rsidRDefault="00CB0546" w:rsidP="004B280B">
      <w:pPr>
        <w:keepNext/>
        <w:spacing w:line="257" w:lineRule="auto"/>
        <w:ind w:left="357"/>
        <w:jc w:val="center"/>
      </w:pPr>
      <w:r>
        <w:pict w14:anchorId="6B50F9E3">
          <v:shape id="_x0000_i1027" type="#_x0000_t75" style="width:453pt;height:231pt">
            <v:imagedata r:id="rId14" o:title="java"/>
          </v:shape>
        </w:pict>
      </w:r>
    </w:p>
    <w:p w14:paraId="2510DD92" w14:textId="62481E0A" w:rsidR="004B280B" w:rsidRDefault="004B280B" w:rsidP="004B280B">
      <w:pPr>
        <w:pStyle w:val="Beschriftung"/>
        <w:jc w:val="center"/>
      </w:pPr>
      <w:bookmarkStart w:id="40" w:name="_Toc410841923"/>
      <w:r>
        <w:t xml:space="preserve">Abbildung </w:t>
      </w:r>
      <w:r w:rsidR="00EE18AD">
        <w:fldChar w:fldCharType="begin"/>
      </w:r>
      <w:r w:rsidR="00EE18AD">
        <w:instrText xml:space="preserve"> SEQ Abbildung \* ARABIC </w:instrText>
      </w:r>
      <w:r w:rsidR="00EE18AD">
        <w:fldChar w:fldCharType="separate"/>
      </w:r>
      <w:r w:rsidR="00A35044">
        <w:rPr>
          <w:noProof/>
        </w:rPr>
        <w:t>6</w:t>
      </w:r>
      <w:r w:rsidR="00EE18AD">
        <w:rPr>
          <w:noProof/>
        </w:rPr>
        <w:fldChar w:fldCharType="end"/>
      </w:r>
      <w:r>
        <w:t>: Codeentwicklung</w:t>
      </w:r>
      <w:bookmarkEnd w:id="40"/>
    </w:p>
    <w:p w14:paraId="381F447E" w14:textId="499A9373" w:rsidR="00DB7481" w:rsidRDefault="00DB7481" w:rsidP="00412D1D">
      <w:pPr>
        <w:spacing w:line="257" w:lineRule="auto"/>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620D8E6F" w14:textId="6AAC63AD" w:rsidR="00D75585" w:rsidRDefault="00D75585" w:rsidP="00412D1D">
      <w:pPr>
        <w:spacing w:line="257" w:lineRule="auto"/>
      </w:pPr>
      <w:r>
        <w:t xml:space="preserve">Da sich die gesamte Projektgruppe bereits mit dem Tool Eclipse auskannte und </w:t>
      </w:r>
      <w:commentRangeStart w:id="41"/>
      <w:r w:rsidRPr="009C6CF9">
        <w:t>wir</w:t>
      </w:r>
      <w:commentRangeEnd w:id="41"/>
      <w:r w:rsidR="009C6CF9">
        <w:rPr>
          <w:rStyle w:val="Kommentarzeichen"/>
        </w:rPr>
        <w:commentReference w:id="41"/>
      </w:r>
      <w:r w:rsidRPr="009C6CF9">
        <w:t xml:space="preserve"> </w:t>
      </w:r>
      <w:r>
        <w:t xml:space="preserve">gerne etwas Neues ausprobieren wollten, entschieden wir uns gegen eine </w:t>
      </w:r>
      <w:r w:rsidR="00C04380">
        <w:t xml:space="preserve">Eclipse-Version </w:t>
      </w:r>
      <w:r>
        <w:t>mit Android-Plugin und für das Android Studio.</w:t>
      </w:r>
    </w:p>
    <w:p w14:paraId="3D1E3275" w14:textId="06ABC3BF" w:rsidR="00D75585" w:rsidRDefault="00D75585" w:rsidP="00412D1D">
      <w:pPr>
        <w:spacing w:line="257" w:lineRule="auto"/>
      </w:pPr>
      <w:r>
        <w:lastRenderedPageBreak/>
        <w:t xml:space="preserve">Zur Entwicklung von Applikationen benötigt man </w:t>
      </w:r>
      <w:r w:rsidR="00C04380">
        <w:t xml:space="preserve">zudem </w:t>
      </w:r>
      <w:r w:rsidR="00EE192C">
        <w:t xml:space="preserve">das Android SDK, welches </w:t>
      </w:r>
      <w:r w:rsidR="00D97570">
        <w:t>entsprechende Bibliotheken der einzelnen Androidversionen mitbringt.</w:t>
      </w:r>
      <w:r w:rsidR="00EE192C">
        <w:t xml:space="preserve"> Diese </w:t>
      </w:r>
      <w:r w:rsidR="00C04380">
        <w:t>können individuell über einen</w:t>
      </w:r>
      <w:r w:rsidR="0016639D">
        <w:t xml:space="preserve"> SDK-Manager </w:t>
      </w:r>
      <w:r w:rsidR="00C04380">
        <w:t>herunterladen werden.</w:t>
      </w:r>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70C8C46B">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bookmarkStart w:id="42" w:name="_Toc410841924"/>
      <w:r>
        <w:t xml:space="preserve">Abbildung </w:t>
      </w:r>
      <w:r w:rsidR="00EE18AD">
        <w:fldChar w:fldCharType="begin"/>
      </w:r>
      <w:r w:rsidR="00EE18AD">
        <w:instrText xml:space="preserve"> SEQ Abbildung \* ARABIC </w:instrText>
      </w:r>
      <w:r w:rsidR="00EE18AD">
        <w:fldChar w:fldCharType="separate"/>
      </w:r>
      <w:r w:rsidR="00A35044">
        <w:rPr>
          <w:noProof/>
        </w:rPr>
        <w:t>7</w:t>
      </w:r>
      <w:r w:rsidR="00EE18AD">
        <w:rPr>
          <w:noProof/>
        </w:rPr>
        <w:fldChar w:fldCharType="end"/>
      </w:r>
      <w:r>
        <w:t>: SDK-Manager</w:t>
      </w:r>
      <w:bookmarkEnd w:id="42"/>
    </w:p>
    <w:p w14:paraId="450FF6DF" w14:textId="53058539" w:rsidR="00EE192C" w:rsidRDefault="00EE192C" w:rsidP="00412D1D">
      <w:pPr>
        <w:spacing w:line="257" w:lineRule="auto"/>
      </w:pPr>
      <w:r>
        <w:t>Zur Verwaltung und Konfiguration der Emulatoren</w:t>
      </w:r>
      <w:r w:rsidR="0016639D">
        <w:t xml:space="preserve"> gibt es </w:t>
      </w:r>
      <w:r w:rsidR="00C04380">
        <w:t xml:space="preserve">einen </w:t>
      </w:r>
      <w:r w:rsidR="0016639D">
        <w:t>AVD-Manager (Android Virtual Device)</w:t>
      </w:r>
      <w:r w:rsidR="00C04380">
        <w:t>, welcher einfache Bereitstellungsmöglichkeiten für individuelle Emulatoren bietet</w:t>
      </w:r>
      <w:r w:rsidR="0016639D">
        <w:t>.</w:t>
      </w:r>
      <w:r w:rsidR="00C04380">
        <w:t xml:space="preserve"> Hierbei gibt es sowohl vorgegebene Emulatoren als auch umfangreiche Konfigurationsmöglichkeiten.</w:t>
      </w:r>
    </w:p>
    <w:p w14:paraId="42061AE4" w14:textId="77777777" w:rsidR="00510406" w:rsidRDefault="00CB0546" w:rsidP="00510406">
      <w:pPr>
        <w:keepNext/>
        <w:spacing w:line="257" w:lineRule="auto"/>
        <w:ind w:left="357"/>
      </w:pPr>
      <w:r>
        <w:pict w14:anchorId="12D46C97">
          <v:shape id="_x0000_i1028" type="#_x0000_t75" style="width:453.75pt;height:273pt">
            <v:imagedata r:id="rId18" o:title="AVD-Manager"/>
          </v:shape>
        </w:pict>
      </w:r>
    </w:p>
    <w:p w14:paraId="037B2A63" w14:textId="4B5CAC56" w:rsidR="00510406" w:rsidRPr="00DB7481" w:rsidRDefault="00510406" w:rsidP="00510406">
      <w:pPr>
        <w:pStyle w:val="Beschriftung"/>
        <w:jc w:val="center"/>
      </w:pPr>
      <w:bookmarkStart w:id="43" w:name="_Toc410841925"/>
      <w:r>
        <w:t xml:space="preserve">Abbildung </w:t>
      </w:r>
      <w:r w:rsidR="00EE18AD">
        <w:fldChar w:fldCharType="begin"/>
      </w:r>
      <w:r w:rsidR="00EE18AD">
        <w:instrText xml:space="preserve"> SEQ Abbildung \* ARABIC </w:instrText>
      </w:r>
      <w:r w:rsidR="00EE18AD">
        <w:fldChar w:fldCharType="separate"/>
      </w:r>
      <w:r w:rsidR="00A35044">
        <w:rPr>
          <w:noProof/>
        </w:rPr>
        <w:t>8</w:t>
      </w:r>
      <w:r w:rsidR="00EE18AD">
        <w:rPr>
          <w:noProof/>
        </w:rPr>
        <w:fldChar w:fldCharType="end"/>
      </w:r>
      <w:r>
        <w:t>: AVD-Manager</w:t>
      </w:r>
      <w:bookmarkEnd w:id="43"/>
    </w:p>
    <w:p w14:paraId="41FB9B3E" w14:textId="2C4AD463" w:rsidR="00632A46"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44" w:name="_Toc410842091"/>
      <w:r w:rsidR="00632A46" w:rsidRPr="00EC0A9D">
        <w:rPr>
          <w:rFonts w:ascii="Arial" w:hAnsi="Arial" w:cs="Arial"/>
        </w:rPr>
        <w:t>Gradle</w:t>
      </w:r>
      <w:bookmarkEnd w:id="44"/>
    </w:p>
    <w:p w14:paraId="4D8CFA80" w14:textId="4B6B9E94" w:rsidR="00912E6F" w:rsidRDefault="00912E6F" w:rsidP="00412D1D">
      <w:pPr>
        <w:spacing w:line="257" w:lineRule="auto"/>
      </w:pPr>
      <w:r>
        <w:t>Gradle ist ein automatisches Build-Tool, ähnlichen den in der Vorlesung behandelten Tools Apache Ant und Apache Maven. Gradle-Skripte sind, im Gege</w:t>
      </w:r>
      <w:r w:rsidR="00F11808">
        <w:t>n</w:t>
      </w:r>
      <w:r>
        <w:t>satz zu Maven, direkt ausführbarer Code.</w:t>
      </w:r>
    </w:p>
    <w:p w14:paraId="7B856F84" w14:textId="77777777" w:rsidR="00E5370F" w:rsidRDefault="00EE18AD" w:rsidP="00E5370F">
      <w:pPr>
        <w:keepNext/>
        <w:spacing w:line="257" w:lineRule="auto"/>
        <w:ind w:left="357"/>
        <w:jc w:val="center"/>
      </w:pPr>
      <w:r>
        <w:pict w14:anchorId="4D575042">
          <v:shape id="_x0000_i1029" type="#_x0000_t75" style="width:150pt;height:42pt">
            <v:imagedata r:id="rId19" o:title="gradle_logo"/>
          </v:shape>
        </w:pict>
      </w:r>
    </w:p>
    <w:p w14:paraId="68305917" w14:textId="7B8C8501" w:rsidR="00E5370F" w:rsidRDefault="00E5370F" w:rsidP="00E5370F">
      <w:pPr>
        <w:pStyle w:val="Beschriftung"/>
        <w:jc w:val="center"/>
      </w:pPr>
      <w:bookmarkStart w:id="45" w:name="_Toc410841926"/>
      <w:r>
        <w:t xml:space="preserve">Abbildung </w:t>
      </w:r>
      <w:r w:rsidR="00EE18AD">
        <w:fldChar w:fldCharType="begin"/>
      </w:r>
      <w:r w:rsidR="00EE18AD">
        <w:instrText xml:space="preserve"> SEQ Abbildung \* ARABIC </w:instrText>
      </w:r>
      <w:r w:rsidR="00EE18AD">
        <w:fldChar w:fldCharType="separate"/>
      </w:r>
      <w:r w:rsidR="00A35044">
        <w:rPr>
          <w:noProof/>
        </w:rPr>
        <w:t>9</w:t>
      </w:r>
      <w:r w:rsidR="00EE18AD">
        <w:rPr>
          <w:noProof/>
        </w:rPr>
        <w:fldChar w:fldCharType="end"/>
      </w:r>
      <w:r>
        <w:t>: Logo</w:t>
      </w:r>
      <w:bookmarkEnd w:id="45"/>
    </w:p>
    <w:p w14:paraId="00565643" w14:textId="1C0C62E8" w:rsidR="009B45E4" w:rsidRDefault="009B45E4" w:rsidP="00412D1D">
      <w:pPr>
        <w:spacing w:line="257" w:lineRule="auto"/>
      </w:pPr>
      <w:r>
        <w:t>Damit Gradle bei umfangreichen Builds performant arbeitet, unterstützt das Tool sowohl ein inkrementelles, als auch paralleles Vorgehen. Bei inkrementellen Builds</w:t>
      </w:r>
      <w:del w:id="46" w:author="Nadine" w:date="2015-02-05T20:07:00Z">
        <w:r w:rsidDel="0003485F">
          <w:delText>,</w:delText>
        </w:r>
      </w:del>
      <w:r>
        <w:t xml:space="preserve"> werden nur Teile der Software neu gebaut</w:t>
      </w:r>
      <w:del w:id="47" w:author="Nadine" w:date="2015-02-05T20:07:00Z">
        <w:r w:rsidDel="0003485F">
          <w:delText xml:space="preserve"> werden</w:delText>
        </w:r>
      </w:del>
      <w:r>
        <w:t xml:space="preserve">. Dies sind vor allem Teile, die </w:t>
      </w:r>
      <w:r w:rsidR="00F562F9">
        <w:t xml:space="preserve">verändert </w:t>
      </w:r>
      <w:r>
        <w:t>wurden oder Teile</w:t>
      </w:r>
      <w:ins w:id="48" w:author="Nadine" w:date="2015-02-05T20:07:00Z">
        <w:r w:rsidR="0003485F">
          <w:t>,</w:t>
        </w:r>
      </w:ins>
      <w:r>
        <w:t xml:space="preserv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412D1D">
      <w:pPr>
        <w:spacing w:line="257" w:lineRule="auto"/>
      </w:pPr>
      <w:r>
        <w:t>Der Buildvorgang besteht aus zwei Hauptphasen. Die erste Phase, die Konfiguration, durchläuft die gesamte Build-Definition und es wird ein Abhängigkeitsgraph erzeugt. Dieser Graph enthält alle abzuarbeitenden Schritte des Builds. In der zweiten Phase, der Ausführung, wird der Graph anhand der Führung durchlaufen und alle Build-Tasks ausgeführt.</w:t>
      </w:r>
    </w:p>
    <w:p w14:paraId="47773086" w14:textId="428D68B6" w:rsidR="00DD1830" w:rsidRDefault="00DD1830" w:rsidP="00412D1D">
      <w:pPr>
        <w:spacing w:line="257" w:lineRule="auto"/>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412D1D">
      <w:pPr>
        <w:spacing w:line="257" w:lineRule="auto"/>
      </w:pPr>
      <w:r>
        <w:t xml:space="preserve">Als Build-Datei dient Gradle die build.gradle-Datei, welche </w:t>
      </w:r>
      <w:r w:rsidR="000F58F5">
        <w:t>ein Groovy-Skript darstellt. In der Datei werden alle Tasks und Abhängigkeiten des Projektes festgelegt. Außerdem kann Vererbung eingesetzt werden.</w:t>
      </w:r>
    </w:p>
    <w:p w14:paraId="0BBFBB0E" w14:textId="5BED949D" w:rsidR="00DD1830" w:rsidRDefault="00EE18AD" w:rsidP="00DD1830">
      <w:pPr>
        <w:keepNext/>
        <w:spacing w:line="257" w:lineRule="auto"/>
        <w:ind w:left="357"/>
        <w:jc w:val="center"/>
      </w:pPr>
      <w:r>
        <w:pict w14:anchorId="455FAD7C">
          <v:shape id="_x0000_i1030" type="#_x0000_t75" style="width:387.75pt;height:269.25pt">
            <v:imagedata r:id="rId20" o:title="gradle"/>
          </v:shape>
        </w:pict>
      </w:r>
    </w:p>
    <w:p w14:paraId="45F6D466" w14:textId="64B93278" w:rsidR="00DD1830" w:rsidRPr="00912E6F" w:rsidRDefault="00DD1830" w:rsidP="00DD1830">
      <w:pPr>
        <w:pStyle w:val="Beschriftung"/>
        <w:jc w:val="center"/>
      </w:pPr>
      <w:bookmarkStart w:id="49" w:name="_Toc410841927"/>
      <w:r>
        <w:t xml:space="preserve">Abbildung </w:t>
      </w:r>
      <w:r w:rsidR="00EE18AD">
        <w:fldChar w:fldCharType="begin"/>
      </w:r>
      <w:r w:rsidR="00EE18AD">
        <w:instrText xml:space="preserve"> SEQ Abbildung \* ARABIC </w:instrText>
      </w:r>
      <w:r w:rsidR="00EE18AD">
        <w:fldChar w:fldCharType="separate"/>
      </w:r>
      <w:r w:rsidR="00A35044">
        <w:rPr>
          <w:noProof/>
        </w:rPr>
        <w:t>10</w:t>
      </w:r>
      <w:r w:rsidR="00EE18AD">
        <w:rPr>
          <w:noProof/>
        </w:rPr>
        <w:fldChar w:fldCharType="end"/>
      </w:r>
      <w:r>
        <w:t>: build.gradle aus dem Projekt</w:t>
      </w:r>
      <w:bookmarkEnd w:id="49"/>
    </w:p>
    <w:p w14:paraId="6C7F6E6A" w14:textId="084B78CF" w:rsidR="00632A46" w:rsidRPr="00EC0A9D" w:rsidRDefault="00D93098" w:rsidP="00632A46">
      <w:pPr>
        <w:pStyle w:val="berschrift1"/>
        <w:numPr>
          <w:ilvl w:val="2"/>
          <w:numId w:val="7"/>
        </w:numPr>
        <w:rPr>
          <w:rFonts w:ascii="Arial" w:hAnsi="Arial" w:cs="Arial"/>
        </w:rPr>
      </w:pPr>
      <w:r>
        <w:rPr>
          <w:rFonts w:ascii="Arial" w:hAnsi="Arial" w:cs="Arial"/>
        </w:rPr>
        <w:lastRenderedPageBreak/>
        <w:t xml:space="preserve"> </w:t>
      </w:r>
      <w:bookmarkStart w:id="50" w:name="_Toc410842092"/>
      <w:r w:rsidR="00632A46" w:rsidRPr="00EC0A9D">
        <w:rPr>
          <w:rFonts w:ascii="Arial" w:hAnsi="Arial" w:cs="Arial"/>
        </w:rPr>
        <w:t>Unit Testing</w:t>
      </w:r>
      <w:bookmarkEnd w:id="50"/>
    </w:p>
    <w:p w14:paraId="6458F0D3" w14:textId="223B1D00" w:rsidR="00FF7BF6" w:rsidRDefault="006668EF" w:rsidP="00412D1D">
      <w:pPr>
        <w:spacing w:after="200" w:line="276" w:lineRule="auto"/>
        <w:rPr>
          <w:rFonts w:cs="Arial"/>
        </w:rPr>
      </w:pPr>
      <w:r>
        <w:rPr>
          <w:rFonts w:cs="Arial"/>
        </w:rPr>
        <w:t>Es gibt eine Vielzahl an Erweiterungen für das Unit-Testing, doch mit dem Android-Studio sind diese nicht nötig, da es eine eigene native Version des Testings implementiert hat. Um dieses nutzen zu können</w:t>
      </w:r>
      <w:ins w:id="51" w:author="Nadine" w:date="2015-02-05T20:08:00Z">
        <w:r w:rsidR="0003485F">
          <w:rPr>
            <w:rFonts w:cs="Arial"/>
          </w:rPr>
          <w:t>,</w:t>
        </w:r>
      </w:ins>
      <w:r>
        <w:rPr>
          <w:rFonts w:cs="Arial"/>
        </w:rPr>
        <w:t xml:space="preserve"> sind lediglich einzelne Konfigurationsschritte zu erledigen.</w:t>
      </w:r>
    </w:p>
    <w:p w14:paraId="337A1E4C" w14:textId="77777777" w:rsidR="00626C7E" w:rsidRDefault="00EE18AD" w:rsidP="00626C7E">
      <w:pPr>
        <w:keepNext/>
        <w:spacing w:after="200" w:line="276" w:lineRule="auto"/>
        <w:ind w:left="357"/>
      </w:pPr>
      <w:r>
        <w:rPr>
          <w:rFonts w:cs="Arial"/>
        </w:rPr>
        <w:pict w14:anchorId="54CC771D">
          <v:shape id="_x0000_i1031" type="#_x0000_t75" style="width:453.75pt;height:250.5pt">
            <v:imagedata r:id="rId21" o:title="testkonfiguration"/>
          </v:shape>
        </w:pict>
      </w:r>
    </w:p>
    <w:p w14:paraId="6EE91177" w14:textId="423BD27A" w:rsidR="00626C7E" w:rsidRDefault="00626C7E" w:rsidP="00626C7E">
      <w:pPr>
        <w:pStyle w:val="Beschriftung"/>
        <w:jc w:val="center"/>
      </w:pPr>
      <w:bookmarkStart w:id="52" w:name="_Toc410841928"/>
      <w:r>
        <w:t xml:space="preserve">Abbildung </w:t>
      </w:r>
      <w:r w:rsidR="00EE18AD">
        <w:fldChar w:fldCharType="begin"/>
      </w:r>
      <w:r w:rsidR="00EE18AD">
        <w:instrText xml:space="preserve"> SEQ Abbildung \* ARABIC </w:instrText>
      </w:r>
      <w:r w:rsidR="00EE18AD">
        <w:fldChar w:fldCharType="separate"/>
      </w:r>
      <w:r w:rsidR="00A35044">
        <w:rPr>
          <w:noProof/>
        </w:rPr>
        <w:t>11</w:t>
      </w:r>
      <w:r w:rsidR="00EE18AD">
        <w:rPr>
          <w:noProof/>
        </w:rPr>
        <w:fldChar w:fldCharType="end"/>
      </w:r>
      <w:r>
        <w:t>: Konfigurierter Android Test</w:t>
      </w:r>
      <w:bookmarkEnd w:id="52"/>
    </w:p>
    <w:p w14:paraId="27B04DD8" w14:textId="22E346C9" w:rsidR="00BF42F9" w:rsidRDefault="00BF42F9" w:rsidP="00412D1D">
      <w:pPr>
        <w:spacing w:line="257" w:lineRule="auto"/>
      </w:pPr>
      <w:r>
        <w:t xml:space="preserve">Das Android SDK liefert ein eigenes Testpackage, welches </w:t>
      </w:r>
      <w:commentRangeStart w:id="53"/>
      <w:r>
        <w:t>InstrumentalTestCase</w:t>
      </w:r>
      <w:commentRangeEnd w:id="53"/>
      <w:r w:rsidR="0003485F">
        <w:rPr>
          <w:rStyle w:val="Kommentarzeichen"/>
        </w:rPr>
        <w:commentReference w:id="53"/>
      </w:r>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412D1D">
      <w:pPr>
        <w:spacing w:line="257" w:lineRule="auto"/>
      </w:pPr>
      <w:r>
        <w:t>Testmethoden, welche ausgeführt werden sollen, beginnen mit dem Prefix „test“ und haben keinen Rückgabewert.</w:t>
      </w:r>
    </w:p>
    <w:p w14:paraId="0AE98E94" w14:textId="1605BFAF" w:rsidR="00626C7E" w:rsidRDefault="00EE18AD" w:rsidP="00626C7E">
      <w:pPr>
        <w:keepNext/>
        <w:spacing w:after="200" w:line="276" w:lineRule="auto"/>
        <w:ind w:left="357"/>
      </w:pPr>
      <w:r>
        <w:rPr>
          <w:rFonts w:cs="Arial"/>
        </w:rPr>
        <w:pict w14:anchorId="15BBD2D8">
          <v:shape id="_x0000_i1032" type="#_x0000_t75" style="width:396.75pt;height:255.75pt">
            <v:imagedata r:id="rId22" o:title="test"/>
          </v:shape>
        </w:pict>
      </w:r>
    </w:p>
    <w:p w14:paraId="7CE1B8CE" w14:textId="0A7A719A" w:rsidR="00626C7E" w:rsidRDefault="00626C7E" w:rsidP="00626C7E">
      <w:pPr>
        <w:pStyle w:val="Beschriftung"/>
        <w:jc w:val="center"/>
      </w:pPr>
      <w:bookmarkStart w:id="54" w:name="_Toc410841929"/>
      <w:r>
        <w:t xml:space="preserve">Abbildung </w:t>
      </w:r>
      <w:r w:rsidR="00EE18AD">
        <w:fldChar w:fldCharType="begin"/>
      </w:r>
      <w:r w:rsidR="00EE18AD">
        <w:instrText xml:space="preserve"> SEQ Abbildung \* ARABIC </w:instrText>
      </w:r>
      <w:r w:rsidR="00EE18AD">
        <w:fldChar w:fldCharType="separate"/>
      </w:r>
      <w:r w:rsidR="00A35044">
        <w:rPr>
          <w:noProof/>
        </w:rPr>
        <w:t>12</w:t>
      </w:r>
      <w:r w:rsidR="00EE18AD">
        <w:rPr>
          <w:noProof/>
        </w:rPr>
        <w:fldChar w:fldCharType="end"/>
      </w:r>
      <w:r>
        <w:t>: Quellcode der Tests</w:t>
      </w:r>
      <w:bookmarkEnd w:id="54"/>
    </w:p>
    <w:p w14:paraId="7791993A" w14:textId="47D27F0E" w:rsidR="00BF42F9" w:rsidRDefault="00BF42F9" w:rsidP="00412D1D">
      <w:pPr>
        <w:spacing w:after="200" w:line="276" w:lineRule="auto"/>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EE18AD" w:rsidP="00A637E4">
      <w:pPr>
        <w:keepNext/>
        <w:spacing w:line="257" w:lineRule="auto"/>
        <w:ind w:left="357"/>
      </w:pPr>
      <w:r>
        <w:pict w14:anchorId="14389921">
          <v:shape id="_x0000_i1033" type="#_x0000_t75" style="width:453pt;height:119.25pt">
            <v:imagedata r:id="rId23" o:title="Tests_initialisieren"/>
          </v:shape>
        </w:pict>
      </w:r>
    </w:p>
    <w:p w14:paraId="1664D46D" w14:textId="569B09B3" w:rsidR="00626C7E" w:rsidRDefault="00626C7E" w:rsidP="00626C7E">
      <w:pPr>
        <w:pStyle w:val="Beschriftung"/>
        <w:jc w:val="center"/>
      </w:pPr>
      <w:bookmarkStart w:id="55" w:name="_Toc410841930"/>
      <w:r>
        <w:t xml:space="preserve">Abbildung </w:t>
      </w:r>
      <w:r w:rsidR="00EE18AD">
        <w:fldChar w:fldCharType="begin"/>
      </w:r>
      <w:r w:rsidR="00EE18AD">
        <w:instrText xml:space="preserve"> SEQ Abbildung \* ARABIC </w:instrText>
      </w:r>
      <w:r w:rsidR="00EE18AD">
        <w:fldChar w:fldCharType="separate"/>
      </w:r>
      <w:r w:rsidR="00A35044">
        <w:rPr>
          <w:noProof/>
        </w:rPr>
        <w:t>13</w:t>
      </w:r>
      <w:r w:rsidR="00EE18AD">
        <w:rPr>
          <w:noProof/>
        </w:rPr>
        <w:fldChar w:fldCharType="end"/>
      </w:r>
      <w:r>
        <w:t>: Initialisierung der Tests beim Laden des Emulators</w:t>
      </w:r>
      <w:bookmarkEnd w:id="55"/>
    </w:p>
    <w:p w14:paraId="716129B4" w14:textId="3789D4A1" w:rsidR="00A637E4" w:rsidRPr="00A637E4" w:rsidRDefault="00A637E4" w:rsidP="00412D1D">
      <w:pPr>
        <w:spacing w:line="257" w:lineRule="auto"/>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EE18AD" w:rsidP="00A637E4">
      <w:pPr>
        <w:keepNext/>
        <w:spacing w:line="257" w:lineRule="auto"/>
        <w:ind w:left="357"/>
      </w:pPr>
      <w:r>
        <w:pict w14:anchorId="1B87FFC0">
          <v:shape id="_x0000_i1034" type="#_x0000_t75" style="width:453pt;height:141pt">
            <v:imagedata r:id="rId24" o:title="testergebnisse"/>
          </v:shape>
        </w:pict>
      </w:r>
    </w:p>
    <w:p w14:paraId="14D00893" w14:textId="00A1389A" w:rsidR="00626C7E" w:rsidRPr="00626C7E" w:rsidRDefault="00626C7E" w:rsidP="00626C7E">
      <w:pPr>
        <w:pStyle w:val="Beschriftung"/>
        <w:jc w:val="center"/>
      </w:pPr>
      <w:bookmarkStart w:id="56" w:name="_Toc410841931"/>
      <w:r>
        <w:t xml:space="preserve">Abbildung </w:t>
      </w:r>
      <w:r w:rsidR="00EE18AD">
        <w:fldChar w:fldCharType="begin"/>
      </w:r>
      <w:r w:rsidR="00EE18AD">
        <w:instrText xml:space="preserve"> SEQ Abbildung \* ARABIC </w:instrText>
      </w:r>
      <w:r w:rsidR="00EE18AD">
        <w:fldChar w:fldCharType="separate"/>
      </w:r>
      <w:r w:rsidR="00A35044">
        <w:rPr>
          <w:noProof/>
        </w:rPr>
        <w:t>14</w:t>
      </w:r>
      <w:r w:rsidR="00EE18AD">
        <w:rPr>
          <w:noProof/>
        </w:rPr>
        <w:fldChar w:fldCharType="end"/>
      </w:r>
      <w:r>
        <w:t>: Testergebnisse</w:t>
      </w:r>
      <w:bookmarkEnd w:id="56"/>
    </w:p>
    <w:p w14:paraId="5F908C51" w14:textId="77777777" w:rsidR="00FF7BF6" w:rsidRDefault="00FF7BF6">
      <w:pPr>
        <w:spacing w:after="200" w:line="276" w:lineRule="auto"/>
        <w:rPr>
          <w:rFonts w:cs="Arial"/>
        </w:rPr>
      </w:pPr>
      <w:r>
        <w:rPr>
          <w:rFonts w:cs="Arial"/>
        </w:rPr>
        <w:br w:type="page"/>
      </w:r>
    </w:p>
    <w:p w14:paraId="134D7D1D" w14:textId="254764ED" w:rsidR="00632A46" w:rsidRPr="00EC0A9D" w:rsidRDefault="00632A46" w:rsidP="00632A46">
      <w:pPr>
        <w:pStyle w:val="berschrift1"/>
        <w:numPr>
          <w:ilvl w:val="1"/>
          <w:numId w:val="7"/>
        </w:numPr>
        <w:rPr>
          <w:rFonts w:ascii="Arial" w:hAnsi="Arial" w:cs="Arial"/>
        </w:rPr>
      </w:pPr>
      <w:bookmarkStart w:id="57" w:name="_Toc410842093"/>
      <w:r w:rsidRPr="00EC0A9D">
        <w:rPr>
          <w:rFonts w:ascii="Arial" w:hAnsi="Arial" w:cs="Arial"/>
        </w:rPr>
        <w:lastRenderedPageBreak/>
        <w:t>Projektverlauf</w:t>
      </w:r>
      <w:bookmarkEnd w:id="57"/>
    </w:p>
    <w:p w14:paraId="4FC3C1C5" w14:textId="66FD871A" w:rsidR="00F11808" w:rsidRDefault="00F11808" w:rsidP="00F11808">
      <w:pPr>
        <w:rPr>
          <w:rFonts w:cs="Arial"/>
        </w:rPr>
      </w:pPr>
      <w:r>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23ED7716" w14:textId="6F5FCED5" w:rsidR="00F11808" w:rsidRDefault="00F11808" w:rsidP="00F11808">
      <w:pPr>
        <w:rPr>
          <w:rFonts w:cs="Arial"/>
        </w:rPr>
      </w:pPr>
      <w:r>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488DEF77" w14:textId="61DB2FFB" w:rsidR="004013C3" w:rsidRDefault="004013C3" w:rsidP="0003485F">
      <w:pPr>
        <w:keepNext/>
        <w:rPr>
          <w:ins w:id="58" w:author="Lukas Huwe" w:date="2015-02-04T19:31:00Z"/>
        </w:rPr>
      </w:pPr>
      <w:r>
        <w:rPr>
          <w:rFonts w:cs="Arial"/>
          <w:noProof/>
          <w:lang w:eastAsia="de-DE"/>
        </w:rPr>
        <w:drawing>
          <wp:anchor distT="0" distB="0" distL="114300" distR="114300" simplePos="0" relativeHeight="251651584" behindDoc="1" locked="0" layoutInCell="1" allowOverlap="1" wp14:anchorId="59B43543" wp14:editId="6124326F">
            <wp:simplePos x="0" y="0"/>
            <wp:positionH relativeFrom="column">
              <wp:posOffset>3809809</wp:posOffset>
            </wp:positionH>
            <wp:positionV relativeFrom="paragraph">
              <wp:posOffset>5715</wp:posOffset>
            </wp:positionV>
            <wp:extent cx="1628775" cy="2581275"/>
            <wp:effectExtent l="0" t="0" r="0" b="0"/>
            <wp:wrapTight wrapText="bothSides">
              <wp:wrapPolygon edited="0">
                <wp:start x="0" y="0"/>
                <wp:lineTo x="0" y="21520"/>
                <wp:lineTo x="21474" y="21520"/>
                <wp:lineTo x="21474" y="0"/>
                <wp:lineTo x="0" y="0"/>
              </wp:wrapPolygon>
            </wp:wrapTight>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Pr>
          <w:rFonts w:cs="Arial"/>
          <w:noProof/>
          <w:lang w:eastAsia="de-DE"/>
        </w:rPr>
        <w:drawing>
          <wp:anchor distT="0" distB="0" distL="114300" distR="114300" simplePos="0" relativeHeight="251660800" behindDoc="1" locked="0" layoutInCell="1" allowOverlap="1" wp14:anchorId="4DF03528" wp14:editId="44AFA603">
            <wp:simplePos x="0" y="0"/>
            <wp:positionH relativeFrom="column">
              <wp:posOffset>1903418</wp:posOffset>
            </wp:positionH>
            <wp:positionV relativeFrom="paragraph">
              <wp:posOffset>4552</wp:posOffset>
            </wp:positionV>
            <wp:extent cx="1628775" cy="2581275"/>
            <wp:effectExtent l="0" t="0" r="0" b="0"/>
            <wp:wrapTight wrapText="bothSides">
              <wp:wrapPolygon edited="0">
                <wp:start x="0" y="0"/>
                <wp:lineTo x="0" y="21520"/>
                <wp:lineTo x="21474" y="21520"/>
                <wp:lineTo x="21474" y="0"/>
                <wp:lineTo x="0" y="0"/>
              </wp:wrapPolygon>
            </wp:wrapTight>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anchor>
        </w:drawing>
      </w:r>
      <w:r w:rsidR="00F11808">
        <w:rPr>
          <w:rFonts w:cs="Arial"/>
          <w:noProof/>
          <w:lang w:eastAsia="de-DE"/>
        </w:rPr>
        <w:drawing>
          <wp:anchor distT="0" distB="0" distL="114300" distR="114300" simplePos="0" relativeHeight="251664896" behindDoc="1" locked="0" layoutInCell="1" allowOverlap="1" wp14:anchorId="2119C6FE" wp14:editId="2180AB31">
            <wp:simplePos x="0" y="0"/>
            <wp:positionH relativeFrom="column">
              <wp:posOffset>-3175</wp:posOffset>
            </wp:positionH>
            <wp:positionV relativeFrom="paragraph">
              <wp:posOffset>-3175</wp:posOffset>
            </wp:positionV>
            <wp:extent cx="1619250" cy="2571750"/>
            <wp:effectExtent l="0" t="0" r="0" b="0"/>
            <wp:wrapTight wrapText="bothSides">
              <wp:wrapPolygon edited="0">
                <wp:start x="0" y="0"/>
                <wp:lineTo x="0" y="21440"/>
                <wp:lineTo x="21346" y="21440"/>
                <wp:lineTo x="21346" y="0"/>
                <wp:lineTo x="0" y="0"/>
              </wp:wrapPolygon>
            </wp:wrapTight>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anchor>
        </w:drawing>
      </w:r>
    </w:p>
    <w:p w14:paraId="67FE5CA2" w14:textId="7CEB6260" w:rsidR="00F11808" w:rsidRPr="004013C3" w:rsidRDefault="004013C3" w:rsidP="004013C3">
      <w:pPr>
        <w:pStyle w:val="Beschriftung"/>
        <w:jc w:val="center"/>
      </w:pPr>
      <w:bookmarkStart w:id="59" w:name="_Toc410841932"/>
      <w:r>
        <w:t xml:space="preserve">Abbildung </w:t>
      </w:r>
      <w:r w:rsidR="00EE18AD">
        <w:fldChar w:fldCharType="begin"/>
      </w:r>
      <w:r w:rsidR="00EE18AD">
        <w:instrText xml:space="preserve"> SEQ Abbildung \* ARABIC </w:instrText>
      </w:r>
      <w:r w:rsidR="00EE18AD">
        <w:fldChar w:fldCharType="separate"/>
      </w:r>
      <w:r w:rsidR="00A35044">
        <w:rPr>
          <w:noProof/>
        </w:rPr>
        <w:t>15</w:t>
      </w:r>
      <w:r w:rsidR="00EE18AD">
        <w:rPr>
          <w:noProof/>
        </w:rPr>
        <w:fldChar w:fldCharType="end"/>
      </w:r>
      <w:r>
        <w:t>: Erster Entwurf</w:t>
      </w:r>
      <w:bookmarkEnd w:id="59"/>
    </w:p>
    <w:p w14:paraId="128FAB3D" w14:textId="6D9E2ADA" w:rsidR="00F11808" w:rsidRDefault="00F11808" w:rsidP="00F11808">
      <w:pPr>
        <w:rPr>
          <w:rFonts w:cs="Arial"/>
        </w:rPr>
      </w:pPr>
      <w:r>
        <w:rPr>
          <w:rFonts w:cs="Arial"/>
        </w:rPr>
        <w:t xml:space="preserve">Wie man auf Abbildung </w:t>
      </w:r>
      <w:r w:rsidR="004013C3">
        <w:rPr>
          <w:rFonts w:cs="Arial"/>
        </w:rPr>
        <w:t>15 sieht</w:t>
      </w:r>
      <w:r>
        <w:rPr>
          <w:rFonts w:cs="Arial"/>
        </w:rPr>
        <w:t>, ist das Design noch nicht bildschirmgerecht. Außerdem traten bei der Ausführung noch Exceptions auf, weil Elemente im Formular nicht gefunden werden konnten.</w:t>
      </w:r>
    </w:p>
    <w:p w14:paraId="2CA8FC68" w14:textId="55BBE963" w:rsidR="00F11808" w:rsidRDefault="00F11808" w:rsidP="00F11808">
      <w:pPr>
        <w:rPr>
          <w:rFonts w:cs="Arial"/>
        </w:rPr>
      </w:pPr>
      <w:r>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69E7F2ED" w14:textId="35C9DDDC" w:rsidR="00F11808" w:rsidRDefault="00F11808" w:rsidP="00F11808">
      <w:pPr>
        <w:rPr>
          <w:rFonts w:cs="Arial"/>
        </w:rPr>
      </w:pPr>
      <w:r>
        <w:rPr>
          <w:rFonts w:cs="Arial"/>
          <w:noProof/>
          <w:color w:val="FF0000"/>
          <w:lang w:eastAsia="de-DE"/>
        </w:rPr>
        <w:lastRenderedPageBreak/>
        <w:drawing>
          <wp:inline distT="0" distB="0" distL="0" distR="0" wp14:anchorId="4BA06BFF" wp14:editId="60343211">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25F6370" w14:textId="50A6CB68" w:rsidR="00F11808" w:rsidRDefault="00F11808" w:rsidP="00F11808">
      <w:pPr>
        <w:rPr>
          <w:rFonts w:cs="Arial"/>
        </w:rPr>
      </w:pPr>
      <w:r>
        <w:rPr>
          <w:rFonts w:cs="Arial"/>
          <w:noProof/>
          <w:color w:val="FF0000"/>
          <w:lang w:eastAsia="de-DE"/>
        </w:rPr>
        <w:drawing>
          <wp:inline distT="0" distB="0" distL="0" distR="0" wp14:anchorId="645BF88A" wp14:editId="4D71AA04">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20768466" w14:textId="77777777" w:rsidR="00F11808" w:rsidRDefault="00F11808" w:rsidP="00F11808">
      <w:pPr>
        <w:pStyle w:val="Beschriftung"/>
        <w:jc w:val="center"/>
      </w:pPr>
      <w:bookmarkStart w:id="60" w:name="_Toc410841933"/>
      <w:r>
        <w:t xml:space="preserve">Abbildung </w:t>
      </w:r>
      <w:r w:rsidR="00EE18AD">
        <w:fldChar w:fldCharType="begin"/>
      </w:r>
      <w:r w:rsidR="00EE18AD">
        <w:instrText xml:space="preserve"> SEQ Abbildung \* ARABIC </w:instrText>
      </w:r>
      <w:r w:rsidR="00EE18AD">
        <w:fldChar w:fldCharType="separate"/>
      </w:r>
      <w:r w:rsidR="00A35044">
        <w:rPr>
          <w:noProof/>
        </w:rPr>
        <w:t>16</w:t>
      </w:r>
      <w:r w:rsidR="00EE18AD">
        <w:rPr>
          <w:noProof/>
        </w:rPr>
        <w:fldChar w:fldCharType="end"/>
      </w:r>
      <w:r>
        <w:t>: Entwurf für Re-Design</w:t>
      </w:r>
      <w:bookmarkEnd w:id="60"/>
    </w:p>
    <w:p w14:paraId="7DC2062F" w14:textId="77777777" w:rsidR="00F11808" w:rsidRDefault="00F11808" w:rsidP="00F11808">
      <w:pPr>
        <w:rPr>
          <w:rFonts w:cs="Arial"/>
        </w:rPr>
      </w:pPr>
      <w:r>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77434B5" w14:textId="77777777"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14:paraId="6016D280" w14:textId="67DED15F" w:rsidR="00F11808" w:rsidRDefault="00F11808" w:rsidP="00F11808">
      <w:pPr>
        <w:rPr>
          <w:rFonts w:cs="Arial"/>
        </w:rPr>
      </w:pPr>
      <w:r>
        <w:rPr>
          <w:rFonts w:cs="Arial"/>
        </w:rPr>
        <w:lastRenderedPageBreak/>
        <w:t>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w:t>
      </w:r>
    </w:p>
    <w:p w14:paraId="66967507" w14:textId="167DF997" w:rsidR="00F11808" w:rsidRDefault="00F11808" w:rsidP="00F11808">
      <w:pPr>
        <w:rPr>
          <w:rFonts w:cs="Arial"/>
        </w:rPr>
      </w:pPr>
      <w:r>
        <w:rPr>
          <w:rFonts w:cs="Arial"/>
          <w:noProof/>
          <w:lang w:eastAsia="de-DE"/>
        </w:rPr>
        <w:drawing>
          <wp:inline distT="0" distB="0" distL="0" distR="0" wp14:anchorId="375ABD58" wp14:editId="1C942E40">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1EB26F" wp14:editId="7BBF1C12">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7B02184" wp14:editId="6DA4E209">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35148967" w14:textId="11373FE6" w:rsidR="00F11808" w:rsidRDefault="00F11808" w:rsidP="00F11808">
      <w:pPr>
        <w:rPr>
          <w:rFonts w:cs="Arial"/>
        </w:rPr>
      </w:pPr>
      <w:r>
        <w:rPr>
          <w:rFonts w:cs="Arial"/>
          <w:noProof/>
          <w:lang w:eastAsia="de-DE"/>
        </w:rPr>
        <w:drawing>
          <wp:inline distT="0" distB="0" distL="0" distR="0" wp14:anchorId="4B02B2F3" wp14:editId="69806B14">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197E0A1" wp14:editId="7E98C92F">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A915DD8" wp14:editId="466B17FE">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26AA3829" w14:textId="77777777" w:rsidR="00A35044" w:rsidRDefault="004013C3" w:rsidP="00A35044">
      <w:pPr>
        <w:keepNext/>
      </w:pPr>
      <w:r>
        <w:rPr>
          <w:rFonts w:cs="Arial"/>
          <w:noProof/>
          <w:lang w:eastAsia="de-DE"/>
        </w:rPr>
        <w:drawing>
          <wp:inline distT="0" distB="0" distL="0" distR="0" wp14:anchorId="024A1B5A" wp14:editId="1584584C">
            <wp:extent cx="1349915" cy="2147978"/>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2770" cy="2152521"/>
                    </a:xfrm>
                    <a:prstGeom prst="rect">
                      <a:avLst/>
                    </a:prstGeom>
                    <a:noFill/>
                    <a:ln>
                      <a:noFill/>
                    </a:ln>
                  </pic:spPr>
                </pic:pic>
              </a:graphicData>
            </a:graphic>
          </wp:inline>
        </w:drawing>
      </w:r>
    </w:p>
    <w:p w14:paraId="6B394340" w14:textId="264934B6" w:rsidR="00A35044" w:rsidRDefault="00A35044" w:rsidP="00A35044">
      <w:pPr>
        <w:pStyle w:val="Beschriftung"/>
      </w:pPr>
      <w:bookmarkStart w:id="61" w:name="_Toc410841934"/>
      <w:r>
        <w:t xml:space="preserve">Abbildung </w:t>
      </w:r>
      <w:r w:rsidR="00EE18AD">
        <w:fldChar w:fldCharType="begin"/>
      </w:r>
      <w:r w:rsidR="00EE18AD">
        <w:instrText xml:space="preserve"> SEQ Abbildung \* ARABIC </w:instrText>
      </w:r>
      <w:r w:rsidR="00EE18AD">
        <w:fldChar w:fldCharType="separate"/>
      </w:r>
      <w:r>
        <w:rPr>
          <w:noProof/>
        </w:rPr>
        <w:t>17</w:t>
      </w:r>
      <w:r w:rsidR="00EE18AD">
        <w:rPr>
          <w:noProof/>
        </w:rPr>
        <w:fldChar w:fldCharType="end"/>
      </w:r>
      <w:r>
        <w:t>: Screenshots der Version</w:t>
      </w:r>
      <w:bookmarkEnd w:id="61"/>
    </w:p>
    <w:p w14:paraId="6FE7F18F" w14:textId="7B5F6CB8" w:rsidR="00F11808" w:rsidRDefault="00F11808" w:rsidP="00F11808">
      <w:pPr>
        <w:rPr>
          <w:rStyle w:val="UntertitelZchn"/>
        </w:rPr>
      </w:pPr>
    </w:p>
    <w:p w14:paraId="62E9D53E" w14:textId="77777777" w:rsidR="0003485F" w:rsidRDefault="00F11808" w:rsidP="00F11808">
      <w:pPr>
        <w:rPr>
          <w:ins w:id="62" w:author="Nadine" w:date="2015-02-05T20:12:00Z"/>
          <w:rFonts w:cs="Arial"/>
        </w:rPr>
      </w:pPr>
      <w:r>
        <w:rPr>
          <w:rFonts w:cs="Arial"/>
        </w:rPr>
        <w:t>Das neue Design hat wi</w:t>
      </w:r>
      <w:r w:rsidR="00355CAB">
        <w:rPr>
          <w:rFonts w:cs="Arial"/>
        </w:rPr>
        <w:t>e</w:t>
      </w:r>
      <w:r>
        <w:rPr>
          <w:rFonts w:cs="Arial"/>
        </w:rPr>
        <w:t xml:space="preserve">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w:t>
      </w:r>
    </w:p>
    <w:p w14:paraId="302ADD2E" w14:textId="3FA69CAA" w:rsidR="00F11808" w:rsidRDefault="00F11808" w:rsidP="00F11808">
      <w:pPr>
        <w:rPr>
          <w:rFonts w:cs="Arial"/>
        </w:rPr>
      </w:pPr>
      <w:r>
        <w:rPr>
          <w:rFonts w:cs="Arial"/>
        </w:rPr>
        <w:t>Dabei traten einige Schwierigkeiten auf. Beispielsweise sollte oben links auf jeder Maske ein typischer „Up“-Button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ActionBar (obere Leiste), der nicht funktionierte. Der Overflow besteht aus einer Schaltfläche mit drei Punkten, die in der ActionBar angezeigt werden. Tippt man auf die Schaltfläche, bekommt man eine Liste mit ActionButtons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 Der „Settings“-Button wird nun also in der ActionBar angezeigt, solange genug Platz ist, was auch kein wirkliches Manko ist.</w:t>
      </w:r>
    </w:p>
    <w:p w14:paraId="77740CA4" w14:textId="77777777" w:rsidR="00F11808" w:rsidRDefault="00F11808" w:rsidP="00F11808">
      <w:pPr>
        <w:rPr>
          <w:rFonts w:cs="Arial"/>
        </w:rPr>
      </w:pP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„input type“ gesetzt wurde.</w:t>
      </w:r>
    </w:p>
    <w:p w14:paraId="3A15F51A" w14:textId="2FFA1819" w:rsidR="00F11808" w:rsidRDefault="00F11808" w:rsidP="00F11808">
      <w:pPr>
        <w:rPr>
          <w:rFonts w:cs="Arial"/>
        </w:rPr>
      </w:pPr>
      <w:r>
        <w:rPr>
          <w:noProof/>
          <w:lang w:eastAsia="de-DE"/>
        </w:rPr>
        <w:drawing>
          <wp:anchor distT="0" distB="0" distL="114300" distR="114300" simplePos="0" relativeHeight="251668992" behindDoc="0" locked="0" layoutInCell="1" allowOverlap="1" wp14:anchorId="3455A312" wp14:editId="113C1A1A">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rP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7768B44B" w14:textId="77777777" w:rsidR="00F11808" w:rsidRDefault="00F11808" w:rsidP="00F11808">
      <w:pPr>
        <w:rPr>
          <w:rFonts w:cs="Arial"/>
        </w:rPr>
      </w:pPr>
      <w:r>
        <w:rPr>
          <w:rFonts w:cs="Arial"/>
        </w:rPr>
        <w:t>Am 09. Januar wurde außerdem der „SplashScreen“, also der Startbildschirm, der kurz beim Öffnen der App erscheint, erstellt, sowie das Launcher-Icon ausgetauscht. Bisher hatte die App nur das Standard Android-Icon, dies wurde nun durch ein grünes Schloss ersetzt.</w:t>
      </w:r>
    </w:p>
    <w:p w14:paraId="06D996E3" w14:textId="77777777" w:rsidR="00F11808" w:rsidRDefault="00F11808" w:rsidP="00F11808">
      <w:pPr>
        <w:rPr>
          <w:rFonts w:cs="Arial"/>
        </w:rPr>
      </w:pPr>
    </w:p>
    <w:p w14:paraId="647E3CD5" w14:textId="397D841F" w:rsidR="00F11808" w:rsidRDefault="00F11808" w:rsidP="00F11808">
      <w:pPr>
        <w:rPr>
          <w:rFonts w:cs="Arial"/>
        </w:rPr>
      </w:pPr>
    </w:p>
    <w:p w14:paraId="59F0A453" w14:textId="1F425AFA" w:rsidR="00F11808" w:rsidRDefault="00EE18AD" w:rsidP="00F11808">
      <w:pPr>
        <w:rPr>
          <w:rFonts w:cs="Arial"/>
        </w:rPr>
      </w:pPr>
      <w:ins w:id="63" w:author="Lukas Huwe" w:date="2015-02-04T19:35:00Z">
        <w:r>
          <w:rPr>
            <w:noProof/>
          </w:rPr>
          <w:pict w14:anchorId="315ABF2B">
            <v:shape id="_x0000_s1038" type="#_x0000_t202" style="position:absolute;margin-left:324.6pt;margin-top:.75pt;width:128.85pt;height:30.7pt;z-index:251661312;mso-position-horizontal-relative:text;mso-position-vertical-relative:text" stroked="f">
              <v:textbox style="mso-next-textbox:#_x0000_s1038;mso-fit-shape-to-text:t" inset="0,0,0,0">
                <w:txbxContent>
                  <w:p w14:paraId="0164A014" w14:textId="1B1E464D" w:rsidR="009C6CF9" w:rsidRPr="00BE680D" w:rsidRDefault="009C6CF9" w:rsidP="0003485F">
                    <w:pPr>
                      <w:pStyle w:val="Beschriftung"/>
                      <w:rPr>
                        <w:noProof/>
                      </w:rPr>
                    </w:pPr>
                    <w:bookmarkStart w:id="64" w:name="_Toc410841935"/>
                    <w:r>
                      <w:t xml:space="preserve">Abbildung </w:t>
                    </w:r>
                    <w:r w:rsidR="00EE18AD">
                      <w:fldChar w:fldCharType="begin"/>
                    </w:r>
                    <w:r w:rsidR="00EE18AD">
                      <w:instrText xml:space="preserve"> SEQ Abbildung \* ARABIC </w:instrText>
                    </w:r>
                    <w:r w:rsidR="00EE18AD">
                      <w:fldChar w:fldCharType="separate"/>
                    </w:r>
                    <w:r>
                      <w:rPr>
                        <w:noProof/>
                      </w:rPr>
                      <w:t>18</w:t>
                    </w:r>
                    <w:r w:rsidR="00EE18AD">
                      <w:rPr>
                        <w:noProof/>
                      </w:rPr>
                      <w:fldChar w:fldCharType="end"/>
                    </w:r>
                    <w:r>
                      <w:t>: SplashScreen</w:t>
                    </w:r>
                    <w:bookmarkEnd w:id="64"/>
                  </w:p>
                </w:txbxContent>
              </v:textbox>
              <w10:wrap type="square"/>
            </v:shape>
          </w:pict>
        </w:r>
      </w:ins>
    </w:p>
    <w:p w14:paraId="57D863F6" w14:textId="15D8B7E7"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w:t>
      </w:r>
      <w:r>
        <w:rPr>
          <w:rFonts w:cs="Arial"/>
        </w:rPr>
        <w:lastRenderedPageBreak/>
        <w:t xml:space="preserve">beim Hinzufügen eines neuen Datensatzes aktualisiert wird. Dabei kam es zunächst zu Zugriffsverletzungen, die das Schreiben der XML-Datei verhinderte. </w:t>
      </w:r>
      <w:r w:rsidR="001502EF">
        <w:rPr>
          <w:rFonts w:cs="Arial"/>
        </w:rPr>
        <w:t xml:space="preserve">Der </w:t>
      </w:r>
      <w:r>
        <w:rPr>
          <w:rFonts w:cs="Arial"/>
        </w:rPr>
        <w:t xml:space="preserve">zuvor konfigurierte </w:t>
      </w:r>
      <w:r w:rsidR="001502EF">
        <w:rPr>
          <w:rFonts w:cs="Arial"/>
        </w:rPr>
        <w:t>Android Emulator</w:t>
      </w:r>
      <w:r>
        <w:rPr>
          <w:rFonts w:cs="Arial"/>
        </w:rPr>
        <w:t xml:space="preserve"> hatte keinen externen Speicher, obwohl dies so definiert war. Als Ursache konnte durch folgende Forenseite ein Bug im Android Studio ermittelt werden: </w:t>
      </w:r>
      <w:commentRangeStart w:id="65"/>
      <w:commentRangeStart w:id="66"/>
      <w:r>
        <w:fldChar w:fldCharType="begin"/>
      </w:r>
      <w:r>
        <w:instrText xml:space="preserve"> HYPERLINK "http://stackoverflow.com/questions/27120754/sd-card-created-in-avd-shows-as-removed-in-emulator-for-android-studio" </w:instrText>
      </w:r>
      <w:r>
        <w:fldChar w:fldCharType="separate"/>
      </w:r>
      <w:r>
        <w:rPr>
          <w:rStyle w:val="Hyperlink"/>
          <w:rFonts w:cs="Arial"/>
        </w:rPr>
        <w:t>http://stackoverflow.com/questions/27120754/sd-card-created-in-avd-shows-as-removed-in-emulator-for-android-studio</w:t>
      </w:r>
      <w:r>
        <w:fldChar w:fldCharType="end"/>
      </w:r>
      <w:r>
        <w:rPr>
          <w:rFonts w:cs="Arial"/>
        </w:rPr>
        <w:t xml:space="preserve">. </w:t>
      </w:r>
      <w:commentRangeEnd w:id="65"/>
      <w:r>
        <w:rPr>
          <w:rStyle w:val="Kommentarzeichen"/>
        </w:rPr>
        <w:commentReference w:id="65"/>
      </w:r>
      <w:r>
        <w:rPr>
          <w:rFonts w:cs="Arial"/>
        </w:rPr>
        <w:t>D</w:t>
      </w:r>
      <w:commentRangeEnd w:id="66"/>
      <w:r w:rsidR="00445CA6">
        <w:rPr>
          <w:rStyle w:val="Kommentarzeichen"/>
        </w:rPr>
        <w:commentReference w:id="66"/>
      </w:r>
      <w:r>
        <w:rPr>
          <w:rFonts w:cs="Arial"/>
        </w:rPr>
        <w:t>ort ist auch beschrieben, dass man eine Konfigurationsdatei zusätzlich ändern und in dieser die virtuelle SD-Karte angeben muss.</w:t>
      </w:r>
    </w:p>
    <w:p w14:paraId="237FB567" w14:textId="77777777" w:rsidR="00F11808" w:rsidRDefault="00F11808" w:rsidP="00F11808">
      <w:pPr>
        <w:rPr>
          <w:rFonts w:cs="Arial"/>
        </w:rPr>
      </w:pPr>
      <w:r>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„Copy to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p>
    <w:p w14:paraId="755EEC82" w14:textId="77777777" w:rsidR="00F11808" w:rsidRDefault="00F11808" w:rsidP="00F11808">
      <w:pPr>
        <w:rPr>
          <w:rFonts w:cs="Arial"/>
        </w:rPr>
      </w:pPr>
      <w:r>
        <w:rPr>
          <w:rFonts w:cs="Arial"/>
        </w:rPr>
        <w:t xml:space="preserve">Für die Generierung eines zufälligen Passworts wurde die Methode </w:t>
      </w:r>
      <w:r>
        <w:rPr>
          <w:rFonts w:cs="Arial"/>
          <w:i/>
        </w:rPr>
        <w:t>generateRandomPassword()</w:t>
      </w:r>
      <w:r>
        <w:rPr>
          <w:rFonts w:cs="Arial"/>
        </w:rPr>
        <w:t xml:space="preserve"> implementiert, die ein zufälliges Passwort erzeugt. Diese wurde parametrisierbar erstellt: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55A42AFD" w14:textId="77777777" w:rsidR="00F11808" w:rsidRDefault="00F11808" w:rsidP="00F11808">
      <w:pPr>
        <w:rPr>
          <w:rFonts w:cs="Arial"/>
          <w:color w:val="FF0000"/>
        </w:rPr>
      </w:pPr>
      <w:r>
        <w:rPr>
          <w:rFonts w:cs="Arial"/>
          <w:color w:val="FF0000"/>
        </w:rPr>
        <w:t>Mkerk: Mit dem Update von Android Studio bin ich auf ein Problem mit dem Java JDK gestoßen, welches ein wenig Zeit raubte</w:t>
      </w:r>
    </w:p>
    <w:p w14:paraId="16121E2E" w14:textId="77777777" w:rsidR="00F11808" w:rsidRDefault="00F11808" w:rsidP="00F11808">
      <w:pPr>
        <w:pStyle w:val="Listenabsatz"/>
        <w:numPr>
          <w:ilvl w:val="0"/>
          <w:numId w:val="10"/>
        </w:numPr>
        <w:spacing w:line="254" w:lineRule="auto"/>
        <w:rPr>
          <w:rFonts w:cs="Arial"/>
          <w:color w:val="FF0000"/>
        </w:rPr>
      </w:pPr>
      <w:r>
        <w:rPr>
          <w:rFonts w:cs="Arial"/>
          <w:color w:val="FF0000"/>
        </w:rPr>
        <w:t>Was für ein Problem?</w:t>
      </w:r>
    </w:p>
    <w:p w14:paraId="501C7E43" w14:textId="4AEB5A9C" w:rsidR="00F11808" w:rsidRDefault="00F11808" w:rsidP="00F11808">
      <w:pPr>
        <w:rPr>
          <w:rFonts w:cs="Arial"/>
        </w:rPr>
      </w:pPr>
      <w:r>
        <w:rPr>
          <w:rFonts w:cs="Arial"/>
        </w:rPr>
        <w:t>Um die Passwortverschlüsselung umzusetzen, musste zunächst eine passende Verschlüsselungsmethode gefunden werden. Anfangs wurde d</w:t>
      </w:r>
      <w:r w:rsidR="00355CAB">
        <w:rPr>
          <w:rFonts w:cs="Arial"/>
        </w:rPr>
        <w:t xml:space="preserve">as „Cipher“-Package </w:t>
      </w:r>
      <w:r>
        <w:rPr>
          <w:rFonts w:cs="Arial"/>
        </w:rPr>
        <w:t>aus der Java API ins Auge gefasst.</w:t>
      </w:r>
      <w:r w:rsidR="00355CAB">
        <w:rPr>
          <w:rFonts w:cs="Arial"/>
        </w:rPr>
        <w:t xml:space="preserve"> Darin enthalten sind einige Methoden</w:t>
      </w:r>
      <w:r w:rsidR="0003485F">
        <w:rPr>
          <w:rFonts w:cs="Arial"/>
        </w:rPr>
        <w:t xml:space="preserve"> zur Implementierung </w:t>
      </w:r>
      <w:r w:rsidR="00355CAB">
        <w:rPr>
          <w:rFonts w:cs="Arial"/>
        </w:rPr>
        <w:t>gängige</w:t>
      </w:r>
      <w:r w:rsidR="0003485F">
        <w:rPr>
          <w:rFonts w:cs="Arial"/>
        </w:rPr>
        <w:t>r</w:t>
      </w:r>
      <w:r w:rsidR="00355CAB">
        <w:rPr>
          <w:rFonts w:cs="Arial"/>
        </w:rPr>
        <w:t xml:space="preserve"> Verschlüsselungsverfahren, wie AES</w:t>
      </w:r>
      <w:r w:rsidR="00853502">
        <w:rPr>
          <w:rFonts w:cs="Arial"/>
        </w:rPr>
        <w:t xml:space="preserve"> (Advanced Encryption Standard)</w:t>
      </w:r>
      <w:r w:rsidR="00355CAB">
        <w:rPr>
          <w:rFonts w:cs="Arial"/>
        </w:rPr>
        <w:t>, DES oder RSA. Im Zuge des Projektes entschied man sich anfänglich für die AES-Verschlüsselung.</w:t>
      </w:r>
      <w:r>
        <w:rPr>
          <w:rFonts w:cs="Arial"/>
        </w:rPr>
        <w:t xml:space="preserve"> Damit ergab sich die Herausforderung, dass der Key sehr lang sein musste. Erste Idee war es, das eingegebene Masterpasswort zu verlängern, indem man es wiederholt, was auch funktionierte. Dies war aber noch nicht die favorisierte Lösung. </w:t>
      </w:r>
      <w:r w:rsidR="00853502">
        <w:rPr>
          <w:rFonts w:cs="Arial"/>
        </w:rPr>
        <w:t xml:space="preserve">Danach war die Segmentierung der Passwörter ein Problem. </w:t>
      </w:r>
      <w:r>
        <w:rPr>
          <w:rFonts w:cs="Arial"/>
        </w:rPr>
        <w:t>Hier müssen die zu verschlüsselnden Pakete ebenfalls eine bestimmte Mindestlänge haben. Da eine schnelle Lösung zur Festlegung der Paketgrößen fehlte, wurde die AES-Verschlüsselung verworfen. Schlussendlich fiel die Wahl auf die simplere Vigenère-Verschlüsselung,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7024A8FA" w14:textId="77777777" w:rsidR="00F11808" w:rsidRDefault="00F11808" w:rsidP="00F11808">
      <w:pPr>
        <w:rPr>
          <w:rFonts w:cs="Arial"/>
        </w:rPr>
      </w:pPr>
      <w:r>
        <w:rPr>
          <w:rFonts w:cs="Arial"/>
        </w:rPr>
        <w:t xml:space="preserve">Anschließend wurde sich mit dem Schreiben von Testfällen auseinandergesetzt. Schließlich wurden zwei Testfälle für die Verschlüsselungsmethoden implementiert: Im ersten wird eine </w:t>
      </w:r>
      <w:r>
        <w:rPr>
          <w:rFonts w:cs="Arial"/>
        </w:rPr>
        <w:lastRenderedPageBreak/>
        <w:t>Zeichenkette ver- und wieder entschlüsselt und es wird sichergestellt, dass die entschlüsselte Zeichenkette wieder dem Original entspricht. Dies stellt also sicher, dass ein verschlüsselt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49737A74" w14:textId="77777777"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r>
        <w:rPr>
          <w:rFonts w:cs="Arial"/>
          <w:i/>
        </w:rPr>
        <w:t>activities</w:t>
      </w:r>
      <w:r>
        <w:rPr>
          <w:rFonts w:cs="Arial"/>
        </w:rPr>
        <w:t xml:space="preserve"> (für die verschiedenen Masken), </w:t>
      </w:r>
      <w:r>
        <w:rPr>
          <w:rFonts w:cs="Arial"/>
          <w:i/>
        </w:rPr>
        <w:t>test</w:t>
      </w:r>
      <w:r>
        <w:rPr>
          <w:rFonts w:cs="Arial"/>
        </w:rPr>
        <w:t xml:space="preserve"> (für die Testklasse) und </w:t>
      </w:r>
      <w:r>
        <w:rPr>
          <w:rFonts w:cs="Arial"/>
          <w:i/>
        </w:rPr>
        <w:t>utils</w:t>
      </w:r>
      <w:r>
        <w:rPr>
          <w:rFonts w:cs="Arial"/>
        </w:rPr>
        <w:t xml:space="preserve"> (für die Passwort-Klasse, den SplashScreen und die Klassen zur Verschlüsselung) aufgeteilt. Dies ist auf Abbildung 5 zu erkennen.</w:t>
      </w:r>
    </w:p>
    <w:p w14:paraId="52FCD92A" w14:textId="7FD16312" w:rsidR="00A35044" w:rsidRDefault="00F5716B" w:rsidP="00F5716B">
      <w:pPr>
        <w:keepNext/>
        <w:jc w:val="center"/>
      </w:pPr>
      <w:ins w:id="67" w:author="Nadine" w:date="2015-02-05T20:20:00Z">
        <w:r>
          <w:rPr>
            <w:noProof/>
            <w:lang w:eastAsia="de-DE"/>
          </w:rPr>
          <w:drawing>
            <wp:inline distT="0" distB="0" distL="0" distR="0" wp14:anchorId="05D04649" wp14:editId="05D4335A">
              <wp:extent cx="3267075" cy="33014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1372" cy="3305807"/>
                      </a:xfrm>
                      <a:prstGeom prst="rect">
                        <a:avLst/>
                      </a:prstGeom>
                    </pic:spPr>
                  </pic:pic>
                </a:graphicData>
              </a:graphic>
            </wp:inline>
          </w:drawing>
        </w:r>
      </w:ins>
    </w:p>
    <w:p w14:paraId="6E2D82E3" w14:textId="02D8BBCB" w:rsidR="00F11808" w:rsidRDefault="00A35044" w:rsidP="00F5716B">
      <w:pPr>
        <w:pStyle w:val="Beschriftung"/>
        <w:jc w:val="center"/>
        <w:rPr>
          <w:rFonts w:cs="Arial"/>
        </w:rPr>
      </w:pPr>
      <w:bookmarkStart w:id="68" w:name="_Toc410841936"/>
      <w:r>
        <w:t xml:space="preserve">Abbildung </w:t>
      </w:r>
      <w:r w:rsidR="00EE18AD">
        <w:fldChar w:fldCharType="begin"/>
      </w:r>
      <w:r w:rsidR="00EE18AD">
        <w:instrText xml:space="preserve"> SEQ Abbildung \* ARABIC </w:instrText>
      </w:r>
      <w:r w:rsidR="00EE18AD">
        <w:fldChar w:fldCharType="separate"/>
      </w:r>
      <w:r>
        <w:rPr>
          <w:noProof/>
        </w:rPr>
        <w:t>19</w:t>
      </w:r>
      <w:r w:rsidR="00EE18AD">
        <w:rPr>
          <w:noProof/>
        </w:rPr>
        <w:fldChar w:fldCharType="end"/>
      </w:r>
      <w:r>
        <w:t>: Neue Paket-Struktur</w:t>
      </w:r>
      <w:bookmarkEnd w:id="68"/>
    </w:p>
    <w:p w14:paraId="0DFB1E48" w14:textId="77777777" w:rsidR="00F11808" w:rsidRDefault="00F11808" w:rsidP="00F11808">
      <w:pPr>
        <w:rPr>
          <w:rFonts w:cs="Arial"/>
        </w:rPr>
      </w:pPr>
    </w:p>
    <w:p w14:paraId="75C57B3B" w14:textId="77777777"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41586C9" w14:textId="77777777"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38E0ACB4" w14:textId="77777777" w:rsidR="00F11808" w:rsidRDefault="00F11808" w:rsidP="00F11808">
      <w:pPr>
        <w:rPr>
          <w:rFonts w:cs="Arial"/>
        </w:rPr>
      </w:pPr>
      <w:r>
        <w:rPr>
          <w:rFonts w:cs="Arial"/>
        </w:rP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1E4E4D82" w14:textId="08837CB1" w:rsidR="00F11808" w:rsidRDefault="00F11808" w:rsidP="00F11808">
      <w:pPr>
        <w:rPr>
          <w:rFonts w:cs="Arial"/>
        </w:rPr>
      </w:pPr>
      <w:r>
        <w:rPr>
          <w:rFonts w:cs="Arial"/>
          <w:noProof/>
          <w:lang w:eastAsia="de-DE"/>
        </w:rPr>
        <w:lastRenderedPageBreak/>
        <w:drawing>
          <wp:inline distT="0" distB="0" distL="0" distR="0" wp14:anchorId="47D738A4" wp14:editId="22E00DF0">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6A4CD83" wp14:editId="11CA0470">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B6CDD94" wp14:editId="60C348FE">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3D003F15" w14:textId="3EB3E870" w:rsidR="00F11808" w:rsidRDefault="00F11808" w:rsidP="00F11808">
      <w:pPr>
        <w:rPr>
          <w:rFonts w:cs="Arial"/>
        </w:rPr>
      </w:pPr>
      <w:r>
        <w:rPr>
          <w:rFonts w:cs="Arial"/>
          <w:noProof/>
          <w:lang w:eastAsia="de-DE"/>
        </w:rPr>
        <w:drawing>
          <wp:inline distT="0" distB="0" distL="0" distR="0" wp14:anchorId="3A7D3914" wp14:editId="3DA359AC">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1038496" wp14:editId="004E4DA5">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0263E8" wp14:editId="27A8FEC0">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14:paraId="34E565D9" w14:textId="77777777" w:rsidR="00A35044" w:rsidRDefault="00F11808" w:rsidP="00D82718">
      <w:pPr>
        <w:keepNext/>
      </w:pPr>
      <w:r>
        <w:rPr>
          <w:rFonts w:cs="Arial"/>
          <w:noProof/>
          <w:lang w:eastAsia="de-DE"/>
        </w:rPr>
        <w:drawing>
          <wp:inline distT="0" distB="0" distL="0" distR="0" wp14:anchorId="09BF870A" wp14:editId="70786E0D">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3AC3040" wp14:editId="5228C75A">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4D80CDB6" w14:textId="4310A303" w:rsidR="00F11808" w:rsidRDefault="00A35044" w:rsidP="00D82718">
      <w:pPr>
        <w:pStyle w:val="Beschriftung"/>
        <w:rPr>
          <w:rFonts w:cs="Arial"/>
        </w:rPr>
      </w:pPr>
      <w:bookmarkStart w:id="69" w:name="_Toc410841937"/>
      <w:r>
        <w:t xml:space="preserve">Abbildung </w:t>
      </w:r>
      <w:r w:rsidR="00EE18AD">
        <w:fldChar w:fldCharType="begin"/>
      </w:r>
      <w:r w:rsidR="00EE18AD">
        <w:instrText xml:space="preserve"> SEQ Abbildung \* ARABIC </w:instrText>
      </w:r>
      <w:r w:rsidR="00EE18AD">
        <w:fldChar w:fldCharType="separate"/>
      </w:r>
      <w:r>
        <w:rPr>
          <w:noProof/>
        </w:rPr>
        <w:t>20</w:t>
      </w:r>
      <w:r w:rsidR="00EE18AD">
        <w:rPr>
          <w:noProof/>
        </w:rPr>
        <w:fldChar w:fldCharType="end"/>
      </w:r>
      <w:r>
        <w:t>: Ansichten der Endversion</w:t>
      </w:r>
      <w:bookmarkEnd w:id="69"/>
    </w:p>
    <w:p w14:paraId="54906161" w14:textId="77777777" w:rsidR="00F11808" w:rsidRDefault="00F11808" w:rsidP="00F11808">
      <w:pPr>
        <w:rPr>
          <w:rFonts w:cs="Arial"/>
        </w:rPr>
      </w:pPr>
      <w:r>
        <w:rPr>
          <w:rFonts w:cs="Arial"/>
        </w:rPr>
        <w:lastRenderedPageBreak/>
        <w:t>Insgesamt wurde also ein inkrementelles Vorgehen zur Entwicklung der App gewählt. Die Meilensteine wurden dabei grob nach den Veranstaltungen in Software Engineering ausgerichtet.</w:t>
      </w:r>
    </w:p>
    <w:p w14:paraId="41F49FC7" w14:textId="77777777" w:rsidR="00F11808" w:rsidRDefault="00F11808" w:rsidP="00F11808">
      <w:pPr>
        <w:rPr>
          <w:rFonts w:cs="Arial"/>
        </w:rPr>
      </w:pPr>
      <w:r>
        <w:rPr>
          <w:rFonts w:cs="Arial"/>
        </w:rPr>
        <w:t>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Brute-Force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60A27174" w14:textId="77777777" w:rsidR="00F11808" w:rsidRDefault="00F11808" w:rsidP="00F11808">
      <w:pPr>
        <w:rPr>
          <w:rFonts w:cs="Arial"/>
        </w:rPr>
      </w:pPr>
      <w:r>
        <w:rPr>
          <w:rFonts w:cs="Arial"/>
        </w:rPr>
        <w:t>Eine andere nicht umgesetzte Anforderung ist, dass in die Zwischenablage übernommene Passwörter nach einer bestimmten Zeit wieder daraus gelöscht werden sollten. Da dies nicht zu den Hauptfunktionen der App gehört, wurde es niedrig priorisiert und konnte es im zeitlichen Rahmen nicht mehr umgesetzt werden.</w:t>
      </w:r>
    </w:p>
    <w:p w14:paraId="00D5DC28" w14:textId="46E16BBB" w:rsidR="00AB7937" w:rsidRPr="0068045B" w:rsidRDefault="00F11808" w:rsidP="00DF64D9">
      <w:pPr>
        <w:rPr>
          <w:rFonts w:cs="Arial"/>
        </w:rPr>
      </w:pPr>
      <w:r>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commentRangeStart w:id="70"/>
      <w:commentRangeStart w:id="71"/>
      <w:r>
        <w:rPr>
          <w:rFonts w:cs="Arial"/>
        </w:rPr>
        <w:t>Sofern der Benutzer die XML-Dateien mit den verschlüsselten Passwörtern regelmäßig sichert, kann er sich selbst davor schützen, dass keine Passwörter verloren gehen</w:t>
      </w:r>
      <w:commentRangeEnd w:id="70"/>
      <w:r w:rsidR="001502EF">
        <w:rPr>
          <w:rStyle w:val="Kommentarzeichen"/>
        </w:rPr>
        <w:commentReference w:id="70"/>
      </w:r>
      <w:commentRangeEnd w:id="71"/>
      <w:r w:rsidR="00853502">
        <w:rPr>
          <w:rStyle w:val="Kommentarzeichen"/>
        </w:rPr>
        <w:commentReference w:id="71"/>
      </w:r>
      <w:r>
        <w:rPr>
          <w:rFonts w:cs="Arial"/>
        </w:rPr>
        <w:t>. Außerdem sei erwähnt, dass die App für die Verwendung auf einem Smartphone optimiert ist. Da der Fokus auf Mobilität gelegt wurde und Smartphones häufiger mobil zur Hand sind als Tablets, wurde die Verwendung auf Tablets weniger betrachtet.</w:t>
      </w: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72" w:name="_Toc410842094"/>
      <w:r w:rsidRPr="00EC0A9D">
        <w:rPr>
          <w:rFonts w:ascii="Arial" w:hAnsi="Arial" w:cs="Arial"/>
        </w:rPr>
        <w:t>Bewertung</w:t>
      </w:r>
      <w:bookmarkEnd w:id="72"/>
    </w:p>
    <w:p w14:paraId="77691159" w14:textId="3F14497A" w:rsidR="00632A46" w:rsidRPr="00EC0A9D" w:rsidRDefault="00632A46" w:rsidP="00632A46">
      <w:pPr>
        <w:pStyle w:val="berschrift1"/>
        <w:numPr>
          <w:ilvl w:val="1"/>
          <w:numId w:val="7"/>
        </w:numPr>
        <w:rPr>
          <w:rFonts w:ascii="Arial" w:hAnsi="Arial" w:cs="Arial"/>
        </w:rPr>
      </w:pPr>
      <w:bookmarkStart w:id="73" w:name="_Toc410842095"/>
      <w:r w:rsidRPr="00EC0A9D">
        <w:rPr>
          <w:rFonts w:ascii="Arial" w:hAnsi="Arial" w:cs="Arial"/>
        </w:rPr>
        <w:t>Bewertung der Werkzeuge</w:t>
      </w:r>
      <w:bookmarkEnd w:id="73"/>
    </w:p>
    <w:p w14:paraId="14CB7A3F" w14:textId="35A72914" w:rsidR="00632A46" w:rsidRDefault="00E5370F" w:rsidP="00632A46">
      <w:pPr>
        <w:pStyle w:val="berschrift1"/>
        <w:numPr>
          <w:ilvl w:val="2"/>
          <w:numId w:val="7"/>
        </w:numPr>
        <w:rPr>
          <w:rFonts w:ascii="Arial" w:hAnsi="Arial" w:cs="Arial"/>
        </w:rPr>
      </w:pPr>
      <w:r>
        <w:rPr>
          <w:rFonts w:ascii="Arial" w:hAnsi="Arial" w:cs="Arial"/>
        </w:rPr>
        <w:t xml:space="preserve"> </w:t>
      </w:r>
      <w:bookmarkStart w:id="74" w:name="_Toc410842096"/>
      <w:r w:rsidR="00632A46" w:rsidRPr="00EC0A9D">
        <w:rPr>
          <w:rFonts w:ascii="Arial" w:hAnsi="Arial" w:cs="Arial"/>
        </w:rPr>
        <w:t>GitHub</w:t>
      </w:r>
      <w:bookmarkEnd w:id="74"/>
    </w:p>
    <w:p w14:paraId="13A00FF9" w14:textId="04058708" w:rsidR="00DB2394" w:rsidRDefault="00412D1D" w:rsidP="00412D1D">
      <w:pPr>
        <w:spacing w:line="257" w:lineRule="auto"/>
      </w:pPr>
      <w:r>
        <w:t>Drei der vier Projektbeteiligten</w:t>
      </w:r>
      <w:r w:rsidR="00845662">
        <w:t xml:space="preserve"> </w:t>
      </w:r>
      <w:r>
        <w:t xml:space="preserve">haben </w:t>
      </w:r>
      <w:r w:rsidR="00845662">
        <w:t xml:space="preserve">im Vorhinein </w:t>
      </w:r>
      <w:r w:rsidR="003634E7">
        <w:t>noch nicht</w:t>
      </w:r>
      <w:r w:rsidR="00845662">
        <w:t xml:space="preserve"> mit Git gearbeitet. Da allerdings die gesamte Gruppe Subversion kannte, hatten wir uns schnell für Git entschieden, einfach um die Möglichkeit zu nutzen und etwas Neues kennen zu lernen.</w:t>
      </w:r>
      <w:r w:rsidR="00DB2394">
        <w:t xml:space="preserve"> Da niemand aus der Gruppe einen extra Server für die Versionsverwaltung installieren </w:t>
      </w:r>
      <w:r w:rsidR="003634E7">
        <w:t>konnte und die Einarbeitung in das Thema zu aufwändig gewesen wäre</w:t>
      </w:r>
      <w:r w:rsidR="00DB2394">
        <w:t>, si</w:t>
      </w:r>
      <w:r w:rsidR="0017540B">
        <w:t>nd wir sehr schnell auf den kostenlosen Dienst</w:t>
      </w:r>
      <w:r w:rsidR="00DB2394">
        <w:t xml:space="preserve"> GitHub gestoßen. Somit hatten wir schon am Anfang der Vorlesung ein Repository erstellt und in den Grundzügen verwaltet.</w:t>
      </w:r>
      <w:r w:rsidR="0017540B">
        <w:t xml:space="preserve"> </w:t>
      </w:r>
      <w:r w:rsidR="00DB2394">
        <w:t xml:space="preserve">Sehr praktisch war </w:t>
      </w:r>
      <w:r w:rsidR="0017540B">
        <w:t>dabei</w:t>
      </w:r>
      <w:r w:rsidR="00DB2394">
        <w:t xml:space="preserve">, dass </w:t>
      </w:r>
      <w:r w:rsidR="00DB2394">
        <w:lastRenderedPageBreak/>
        <w:t>GitHub für bestimmte Arten an Projekten bereits .gitignore-Files liefert, sodass für wir uns darum auch nicht mehr kümmern mussten.</w:t>
      </w:r>
    </w:p>
    <w:p w14:paraId="063EDBA5" w14:textId="31887CF8" w:rsidR="00DB2394" w:rsidRDefault="00DB1B2F" w:rsidP="00412D1D">
      <w:pPr>
        <w:spacing w:line="257" w:lineRule="auto"/>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r>
        <w:rPr>
          <w:rFonts w:ascii="Arial" w:hAnsi="Arial" w:cs="Arial"/>
        </w:rPr>
        <w:t xml:space="preserve"> </w:t>
      </w:r>
      <w:bookmarkStart w:id="75" w:name="_Toc410842097"/>
      <w:r w:rsidR="00632A46" w:rsidRPr="00EC0A9D">
        <w:rPr>
          <w:rFonts w:ascii="Arial" w:hAnsi="Arial" w:cs="Arial"/>
        </w:rPr>
        <w:t>SourceTree</w:t>
      </w:r>
      <w:bookmarkEnd w:id="75"/>
    </w:p>
    <w:p w14:paraId="0766EA11" w14:textId="5C2F12B4" w:rsidR="00E5370F" w:rsidRDefault="0017540B" w:rsidP="00412D1D">
      <w:pPr>
        <w:spacing w:line="257" w:lineRule="auto"/>
      </w:pPr>
      <w:r>
        <w:t>Das kostenlose Tool SourceTree eignete sich für unsere Entwicklung sehr gut. Es unterstützt den normalen Ablauf des Git-Servers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Git verstanden hatte, sehr schnell anzuwenden.</w:t>
      </w:r>
    </w:p>
    <w:p w14:paraId="1938F60C" w14:textId="09C5E938" w:rsidR="00DB1B2F" w:rsidRDefault="00DB1B2F" w:rsidP="00412D1D">
      <w:pPr>
        <w:spacing w:line="257" w:lineRule="auto"/>
      </w:pPr>
      <w:r>
        <w:t>Leider fehlt SourceTree eine Merging-Funktion, so war es teilweise etwas kompliziert verschiedene Stände zusammen zu führen. Da wir allerdings nur auf einem Branch entwickelten und die Programmierung sehr wenige Überschneidungen bot, gab es nicht viele Konflikte.</w:t>
      </w:r>
    </w:p>
    <w:p w14:paraId="448D3906" w14:textId="6FEC29E0" w:rsidR="00DB1B2F" w:rsidRDefault="00DB1B2F" w:rsidP="00412D1D">
      <w:pPr>
        <w:spacing w:line="257" w:lineRule="auto"/>
      </w:pPr>
      <w:r>
        <w:t>Wir nutzen nicht alle Funktionen des Programms, so unterstützt SourceTree zum Beispiel Git Flow zum automatischen Verwalten der Branches. Doch da für den Großteil der Gruppe schon Git als neues Werkzeug genutzt wurde, wäre der Aufwand zur Einführung von Git Flow zu groß gewesen.</w:t>
      </w:r>
    </w:p>
    <w:p w14:paraId="3AC993A2" w14:textId="67DC4203" w:rsidR="005A7BDA" w:rsidRPr="00E5370F" w:rsidRDefault="005A7BDA" w:rsidP="00412D1D">
      <w:pPr>
        <w:spacing w:line="257" w:lineRule="auto"/>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Mergen der </w:t>
      </w:r>
      <w:commentRangeStart w:id="76"/>
      <w:r w:rsidR="003634E7">
        <w:t>Konflikte</w:t>
      </w:r>
      <w:commentRangeEnd w:id="76"/>
      <w:r w:rsidR="00CB0546">
        <w:rPr>
          <w:rStyle w:val="Kommentarzeichen"/>
        </w:rPr>
        <w:commentReference w:id="76"/>
      </w:r>
      <w:r w:rsidR="003634E7">
        <w:t>.</w:t>
      </w:r>
      <w:bookmarkStart w:id="77" w:name="_GoBack"/>
      <w:bookmarkEnd w:id="77"/>
    </w:p>
    <w:p w14:paraId="76C811CA" w14:textId="3DA44591" w:rsidR="00D75585" w:rsidRPr="00D75585" w:rsidRDefault="00E5370F" w:rsidP="00D75585">
      <w:pPr>
        <w:pStyle w:val="berschrift1"/>
        <w:numPr>
          <w:ilvl w:val="2"/>
          <w:numId w:val="7"/>
        </w:numPr>
        <w:rPr>
          <w:rFonts w:ascii="Arial" w:hAnsi="Arial" w:cs="Arial"/>
        </w:rPr>
      </w:pPr>
      <w:r>
        <w:rPr>
          <w:rFonts w:ascii="Arial" w:hAnsi="Arial" w:cs="Arial"/>
        </w:rPr>
        <w:t xml:space="preserve"> </w:t>
      </w:r>
      <w:bookmarkStart w:id="78" w:name="_Toc410842098"/>
      <w:r w:rsidR="00632A46" w:rsidRPr="00EC0A9D">
        <w:rPr>
          <w:rFonts w:ascii="Arial" w:hAnsi="Arial" w:cs="Arial"/>
        </w:rPr>
        <w:t>Android Studio</w:t>
      </w:r>
      <w:bookmarkEnd w:id="78"/>
    </w:p>
    <w:p w14:paraId="4A292801" w14:textId="17061446" w:rsidR="00722C23" w:rsidRDefault="00722C23" w:rsidP="00412D1D">
      <w:pPr>
        <w:spacing w:line="257" w:lineRule="auto"/>
      </w:pPr>
      <w:r>
        <w:t xml:space="preserve">Das Android Studio ist für die Entwicklung von Android Applikationen sehr gut geeignet. Es bietet eine Menge Funktionen und durch den Einsatz des Emulators ist es </w:t>
      </w:r>
      <w:ins w:id="79" w:author="Nadine" w:date="2015-02-05T20:25:00Z">
        <w:r w:rsidR="00315632">
          <w:t>für das Debugging</w:t>
        </w:r>
      </w:ins>
      <w:r>
        <w:t>noch nicht einmal notwendig</w:t>
      </w:r>
      <w:ins w:id="80" w:author="Nadine" w:date="2015-02-05T20:25:00Z">
        <w:r w:rsidR="00903569">
          <w:t>,</w:t>
        </w:r>
      </w:ins>
      <w:r>
        <w:t xml:space="preserve"> ein eigenes </w:t>
      </w:r>
      <w:r w:rsidR="00412D1D">
        <w:t>Android-</w:t>
      </w:r>
      <w:r>
        <w:t xml:space="preserve">Gerät zu besitzen. Die Integration von Gradle verlief soweit sehr gut. Von Anfang an war ein entsprechendes Build-File vordefiniert und dem Projekt beigefügt, sodass wir uns um die Konfiguration anfänglich nicht kümmern mussten. Als jedoch </w:t>
      </w:r>
      <w:r w:rsidR="00412D1D">
        <w:t xml:space="preserve">ein </w:t>
      </w:r>
      <w:r>
        <w:t>Android Studio</w:t>
      </w:r>
      <w:ins w:id="81" w:author="Ochtrup Sebastian" w:date="2015-02-03T22:52:00Z">
        <w:r w:rsidR="00412D1D">
          <w:t>-</w:t>
        </w:r>
      </w:ins>
      <w:r>
        <w:t xml:space="preserve">Update </w:t>
      </w:r>
      <w:r w:rsidR="00412D1D">
        <w:t>bereitstand</w:t>
      </w:r>
      <w:r>
        <w:t>, welches über eine Benachrichtigung auf der Oberfläche installiert werden konnte, wurde auch, ohne Hinweis, die Gradle-Version aktualisiert</w:t>
      </w:r>
      <w:r w:rsidR="00853502">
        <w:t xml:space="preserve">. Somit </w:t>
      </w:r>
      <w:r>
        <w:t>kam es zu Compilefehlern innerhalb der Builddatei.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412D1D">
      <w:pPr>
        <w:spacing w:line="257" w:lineRule="auto"/>
      </w:pPr>
      <w:r>
        <w:t>Die Gestaltung der Benutzeroberfläche gestaltete sich als kompliziert. Um Elemente richtig auszurichten, werden diese an andere Elemente, wie zum Beispiel Textboxen</w:t>
      </w:r>
      <w:r w:rsidR="00D75585">
        <w:t>,</w:t>
      </w:r>
      <w:r>
        <w:t xml:space="preserve"> oder auch an den Rand</w:t>
      </w:r>
      <w:r w:rsidR="00D75585">
        <w:t xml:space="preserve"> angeheftet und der Abstand definiert. Hinzu kommt die Komplexität innerhalb der verschiedensten Smartphonemodelle, die Android als Betriebssystem verwenden. Somit müsste man auf sehr vielen Emulatoren testen, sodass überall das Interface korrekt dargestellt wird. Diese Komplexität haben wir uns</w:t>
      </w:r>
      <w:del w:id="82" w:author="Nadine" w:date="2015-02-05T20:25:00Z">
        <w:r w:rsidR="00D75585" w:rsidDel="00903569">
          <w:delText>,</w:delText>
        </w:r>
      </w:del>
      <w:r w:rsidR="00D75585">
        <w:t xml:space="preserve"> innerhalb des Projektteams schnell genommen, da wir uns auf ein paar wenige Modelle beschränkt haben. So wurden auch die Tablets aus der Konzeption entfernt.</w:t>
      </w:r>
    </w:p>
    <w:p w14:paraId="13D9C9A7" w14:textId="2519B734" w:rsidR="00D75585" w:rsidRDefault="00D75585" w:rsidP="00412D1D">
      <w:pPr>
        <w:spacing w:line="257" w:lineRule="auto"/>
      </w:pPr>
      <w:r>
        <w:lastRenderedPageBreak/>
        <w:t>Die Oberfläche des Android Studios bietet einen schnellen Zugriff auf die wichtigsten Elemente und der Codeeditor hilft einem sehr gut bei der Entwicklung von Applikationen.</w:t>
      </w:r>
    </w:p>
    <w:p w14:paraId="169C1337" w14:textId="7536133A" w:rsidR="00795379" w:rsidRPr="00E5370F" w:rsidRDefault="00795379" w:rsidP="00412D1D">
      <w:pPr>
        <w:spacing w:line="257" w:lineRule="auto"/>
      </w:pPr>
      <w:r>
        <w:t>Leider ist der Emulator sehr langsam und somit ist das Programmieren</w:t>
      </w:r>
      <w:del w:id="83" w:author="Nadine" w:date="2015-02-05T20:26:00Z">
        <w:r w:rsidDel="00903569">
          <w:delText>,</w:delText>
        </w:r>
      </w:del>
      <w:r>
        <w:t xml:space="preserve"> ohne ein </w:t>
      </w:r>
      <w:r w:rsidR="00412D1D">
        <w:t>separates Android-Gerät zu nutzen</w:t>
      </w:r>
      <w: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del w:id="84" w:author="Nadine" w:date="2015-02-05T20:26:00Z">
        <w:r w:rsidDel="00315632">
          <w:delText>xml</w:delText>
        </w:r>
      </w:del>
      <w:ins w:id="85" w:author="Nadine" w:date="2015-02-05T20:26:00Z">
        <w:r w:rsidR="00315632">
          <w:t>XML</w:t>
        </w:r>
      </w:ins>
      <w:r>
        <w:t xml:space="preserve">-Datei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r>
        <w:rPr>
          <w:rFonts w:ascii="Arial" w:hAnsi="Arial" w:cs="Arial"/>
        </w:rPr>
        <w:t xml:space="preserve"> </w:t>
      </w:r>
      <w:bookmarkStart w:id="86" w:name="_Toc410842099"/>
      <w:r w:rsidR="00632A46" w:rsidRPr="00EC0A9D">
        <w:rPr>
          <w:rFonts w:ascii="Arial" w:hAnsi="Arial" w:cs="Arial"/>
        </w:rPr>
        <w:t>Gradle</w:t>
      </w:r>
      <w:bookmarkEnd w:id="86"/>
    </w:p>
    <w:p w14:paraId="25E9818F" w14:textId="2A48E487" w:rsidR="00E5370F" w:rsidRPr="00E5370F" w:rsidRDefault="00722C23" w:rsidP="00412D1D">
      <w:pPr>
        <w:spacing w:line="257" w:lineRule="auto"/>
      </w:pPr>
      <w:r>
        <w:t xml:space="preserve">Gradle funktionierte von Anfang an. Lediglich die im letzten Abschnitt beschriebenen Probleme im Zusammenspiel mit dem </w:t>
      </w:r>
      <w:r w:rsidR="00412D1D">
        <w:t xml:space="preserve">durchgeführten </w:t>
      </w:r>
      <w:r>
        <w:t>Android Studio</w:t>
      </w:r>
      <w:r w:rsidR="00412D1D">
        <w:t>-Update</w:t>
      </w:r>
      <w:r>
        <w:t xml:space="preserve"> verzögerten die Arbeit erheblich.</w:t>
      </w:r>
    </w:p>
    <w:p w14:paraId="576ACEFE" w14:textId="7DF560BE" w:rsidR="00632A46" w:rsidRDefault="00E5370F" w:rsidP="00632A46">
      <w:pPr>
        <w:pStyle w:val="berschrift1"/>
        <w:numPr>
          <w:ilvl w:val="2"/>
          <w:numId w:val="7"/>
        </w:numPr>
        <w:rPr>
          <w:rFonts w:ascii="Arial" w:hAnsi="Arial" w:cs="Arial"/>
        </w:rPr>
      </w:pPr>
      <w:r>
        <w:rPr>
          <w:rFonts w:ascii="Arial" w:hAnsi="Arial" w:cs="Arial"/>
        </w:rPr>
        <w:t xml:space="preserve"> </w:t>
      </w:r>
      <w:bookmarkStart w:id="87" w:name="_Toc410842100"/>
      <w:r w:rsidR="00632A46" w:rsidRPr="00EC0A9D">
        <w:rPr>
          <w:rFonts w:ascii="Arial" w:hAnsi="Arial" w:cs="Arial"/>
        </w:rPr>
        <w:t>Unit Testing</w:t>
      </w:r>
      <w:bookmarkEnd w:id="87"/>
    </w:p>
    <w:p w14:paraId="3793C5CF" w14:textId="5F44720E" w:rsidR="00684A01" w:rsidRDefault="009D7C2D" w:rsidP="00412D1D">
      <w:pPr>
        <w:spacing w:line="257" w:lineRule="auto"/>
      </w:pPr>
      <w:r>
        <w:t xml:space="preserve">Die Modultests boten sich in dem Projekt nur selten an, da das meiste Oberflächennavigation darstellt. Doch die </w:t>
      </w:r>
      <w:r w:rsidR="00416BCF">
        <w:t>implementierten Modultests waren sehr schnell konfiguriert. Die Unterstützung des Android Studios ist sehr gut und übersichtlich. Lediglich die Notwendigkeit des Emulators verlangsamt den Testdurchlauf sehr stark und mindert die Motivation</w:t>
      </w:r>
      <w:ins w:id="88" w:author="Nadine" w:date="2015-02-05T20:28:00Z">
        <w:r w:rsidR="00315632">
          <w:t>,</w:t>
        </w:r>
      </w:ins>
      <w:r w:rsidR="00416BCF">
        <w:t xml:space="preserve"> weitere Tests zu schreiben.</w:t>
      </w:r>
    </w:p>
    <w:p w14:paraId="3D76A532" w14:textId="142096D6" w:rsidR="005D4973" w:rsidRDefault="00632A46" w:rsidP="006E19B6">
      <w:pPr>
        <w:pStyle w:val="berschrift1"/>
        <w:numPr>
          <w:ilvl w:val="1"/>
          <w:numId w:val="7"/>
        </w:numPr>
        <w:rPr>
          <w:rFonts w:ascii="Arial" w:hAnsi="Arial" w:cs="Arial"/>
        </w:rPr>
      </w:pPr>
      <w:bookmarkStart w:id="89" w:name="_Toc410842101"/>
      <w:r w:rsidRPr="00EC0A9D">
        <w:rPr>
          <w:rFonts w:ascii="Arial" w:hAnsi="Arial" w:cs="Arial"/>
        </w:rPr>
        <w:t>Bewertung des Projektverlaufs</w:t>
      </w:r>
      <w:bookmarkEnd w:id="89"/>
    </w:p>
    <w:p w14:paraId="0BAC4AF4" w14:textId="77777777" w:rsidR="00B71AC4" w:rsidRDefault="00B71AC4" w:rsidP="00B71AC4">
      <w:r>
        <w:t>Übergehend zur Bewertung des Projektverlaufs lassen sich anfänglich folgende Besonderheiten im Projekt ausmachen.</w:t>
      </w:r>
    </w:p>
    <w:p w14:paraId="6BC439AC" w14:textId="5FD87EDE" w:rsidR="00B71AC4" w:rsidRDefault="00B71AC4" w:rsidP="00B71AC4">
      <w:r>
        <w:t>Da bisher niemand aus unserem Projektteam Erfahrung in der App Entwicklung sammeln konnte</w:t>
      </w:r>
      <w:ins w:id="90" w:author="Nadine" w:date="2015-02-05T20:28:00Z">
        <w:r w:rsidR="00315632">
          <w:t>,</w:t>
        </w:r>
      </w:ins>
      <w:r>
        <w:t xml:space="preserv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w:t>
      </w:r>
      <w:ins w:id="91" w:author="Lukas Huwe" w:date="2015-02-04T18:40:00Z">
        <w:r w:rsidR="00853502">
          <w:t>s</w:t>
        </w:r>
      </w:ins>
      <w:r>
        <w:t xml:space="preserve"> Team bestand aus drei Anwendungsentwicklern und einem Systemintegrator. Jedoch konnten die Aufgaben trotzdem zu gleichen Teilen</w:t>
      </w:r>
      <w:ins w:id="92" w:author="Lukas Huwe" w:date="2015-02-04T18:40:00Z">
        <w:r w:rsidR="00853502">
          <w:t>,</w:t>
        </w:r>
      </w:ins>
      <w:r>
        <w:t xml:space="preserve"> mit Berücksichtigung der verschiedenen Kompetenzen</w:t>
      </w:r>
      <w:ins w:id="93" w:author="Lukas Huwe" w:date="2015-02-04T18:40:00Z">
        <w:r w:rsidR="00853502">
          <w:t>,</w:t>
        </w:r>
      </w:ins>
      <w:r>
        <w:t xml:space="preserve"> auf die Teammitglieder verteilt werden.</w:t>
      </w:r>
    </w:p>
    <w:p w14:paraId="61E55CD1" w14:textId="47612015" w:rsidR="00B71AC4" w:rsidRDefault="00B71AC4" w:rsidP="00B71AC4">
      <w:r>
        <w:t>Dies führt direkt zu den Dingen, die das Projekt auszeichneten. Besonders hervorzuheben ist das inkrementelle Vorgehen. Dies war besonders in unserer Situation geeignet, da es anfänglich schwer war</w:t>
      </w:r>
      <w:ins w:id="94" w:author="Nadine" w:date="2015-02-05T20:28:00Z">
        <w:r w:rsidR="00315632">
          <w:t>,</w:t>
        </w:r>
      </w:ins>
      <w:r>
        <w:t xml:space="preserve"> die Komplexität unseres Vorhabens in einen konkreten Aufwand zu überführen. Die Komplexität des Projekts wurde dabei maßgeblich von dem uns unbekannten Gebiet der App Entwicklung bestimmt. </w:t>
      </w:r>
      <w:r w:rsidR="008031BD">
        <w:t xml:space="preserve">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w:t>
      </w:r>
      <w:r w:rsidR="008031BD">
        <w:lastRenderedPageBreak/>
        <w:t xml:space="preserve">Aufgabenverteilung mit Fortschreiten des Projekts immer klarer wurde. Dies ist, wie auch viele andere Entwicklungen auf den stetigen Erfahrungs- und Wissensgewinn im Bereich der App Entwicklung zurückzuführen. Trotz des zunehmenden Erfahrungsgewinns ließ es sich </w:t>
      </w:r>
      <w:del w:id="95" w:author="Lukas Huwe" w:date="2015-02-04T18:41:00Z">
        <w:r w:rsidR="008031BD" w:rsidDel="00853502">
          <w:delText xml:space="preserve">natürlich </w:delText>
        </w:r>
      </w:del>
      <w:r w:rsidR="008031BD">
        <w:t>nicht vermeiden</w:t>
      </w:r>
      <w:ins w:id="96" w:author="Nadine" w:date="2015-02-05T20:29:00Z">
        <w:r w:rsidR="00315632">
          <w:t>,</w:t>
        </w:r>
      </w:ins>
      <w:del w:id="97" w:author="Lukas Huwe" w:date="2015-02-04T18:41:00Z">
        <w:r w:rsidR="008031BD" w:rsidDel="00853502">
          <w:delText xml:space="preserve"> </w:delText>
        </w:r>
      </w:del>
      <w:ins w:id="98" w:author="Lukas Huwe" w:date="2015-02-04T18:41:00Z">
        <w:r w:rsidR="00853502">
          <w:t xml:space="preserve"> </w:t>
        </w:r>
      </w:ins>
      <w:del w:id="99" w:author="Lukas Huwe" w:date="2015-02-04T18:41:00Z">
        <w:r w:rsidR="008031BD" w:rsidDel="00853502">
          <w:delText xml:space="preserve">gewisse </w:delText>
        </w:r>
      </w:del>
      <w:r w:rsidR="008031BD">
        <w:t>Fehler zu machen. Diese Fehler manifestierten sich bei uns als Bugs, die wir durch zwischenzeitliche Tests entdeck</w:t>
      </w:r>
      <w:ins w:id="100" w:author="Lukas Huwe" w:date="2015-02-04T18:41:00Z">
        <w:r w:rsidR="00853502">
          <w:t>t</w:t>
        </w:r>
      </w:ins>
      <w:r w:rsidR="008031BD">
        <w:t>en und so frühzeitig beseitigen konnten</w:t>
      </w:r>
      <w:r w:rsidR="00FB3B78">
        <w:t>. Somit stellten diese Tests sicher, dass die zuvor umgesetzten Funktionen, wie auch die neu hinzugekommenen Funktionen zu jeder Zeit korrekt funktionierten. Durch die klare Aufgabenteilung und rege Kommunikation zur Arbeit am Code konnten wir außerdem erreichen, dass wenig Mergekonflikte entstanden. Ein letzter Punkt, der als besonders positiv hervorgehoben werden kann</w:t>
      </w:r>
      <w:ins w:id="101" w:author="Nadine" w:date="2015-02-05T20:30:00Z">
        <w:r w:rsidR="00315632">
          <w:t>,</w:t>
        </w:r>
      </w:ins>
      <w:r w:rsidR="00FB3B78">
        <w:t xml:space="preserve"> ist die klare Definition von Deadlines. </w:t>
      </w:r>
      <w:r w:rsidR="00A36BC4">
        <w:t>Die von uns gesteckten Deadlines wurden ausnahmslos eingehalten. Dies ermöglichte es uns regelmäßig und vor allem termingerecht Absprachen zum weiteren Vorgehen zu führen.</w:t>
      </w:r>
    </w:p>
    <w:p w14:paraId="372695F8" w14:textId="67F08721" w:rsidR="00B07E79" w:rsidRDefault="0069355B" w:rsidP="00B71AC4">
      <w:r>
        <w:t>Allerdings tauchten, wie nicht anders zu erwarten</w:t>
      </w:r>
      <w:ins w:id="102" w:author="Lukas Huwe" w:date="2015-02-04T18:42:00Z">
        <w:r w:rsidR="00853502">
          <w:t>,</w:t>
        </w:r>
      </w:ins>
      <w:r>
        <w:t xml:space="preserve"> einige Schwierigkeiten auf, auf die folgend eingegangen wird. Mit dem Beginn der Veranstaltung Software Engineering wurden wir damit konfrontiert</w:t>
      </w:r>
      <w:ins w:id="103" w:author="Nadine" w:date="2015-02-05T20:30:00Z">
        <w:r w:rsidR="00315632">
          <w:t>,</w:t>
        </w:r>
      </w:ins>
      <w:r>
        <w:t xml:space="preserve">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w:t>
      </w:r>
      <w:ins w:id="104" w:author="Nadine" w:date="2015-02-05T20:30:00Z">
        <w:r w:rsidR="00315632">
          <w:t>,</w:t>
        </w:r>
      </w:ins>
      <w:r>
        <w:t xml:space="preserve"> schrieben wir ein Lastenheft</w:t>
      </w:r>
      <w:ins w:id="105" w:author="Nadine" w:date="2015-02-05T20:30:00Z">
        <w:r w:rsidR="00315632">
          <w:t>,</w:t>
        </w:r>
      </w:ins>
      <w:r>
        <w:t xml:space="preserve">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w:t>
      </w:r>
      <w:ins w:id="106" w:author="Nadine" w:date="2015-02-05T20:31:00Z">
        <w:r w:rsidR="00315632">
          <w:t>,</w:t>
        </w:r>
      </w:ins>
      <w:r w:rsidR="00966E50">
        <w:t xml:space="preserve">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bereitete uns die Gestaltung eines einheitlichen Layouts für die App bis zum Schluss Probleme. Dies ist zurückzuführen auf die unterschiedlichen Bildschirmgrößen der Testgeräte. Aus diesem Grund haben wir uns entschlossen</w:t>
      </w:r>
      <w:ins w:id="107" w:author="Nadine" w:date="2015-02-05T20:31:00Z">
        <w:r w:rsidR="00315632">
          <w:t>,</w:t>
        </w:r>
      </w:ins>
      <w:r w:rsidR="00793E85">
        <w:t xml:space="preserve"> die Entwicklung der App auf die Nutzung mit einem Smartphone auszurichten, da Tablets nur weitere Komplexität bringen würden</w:t>
      </w:r>
      <w:commentRangeStart w:id="108"/>
      <w:r w:rsidR="00793E85">
        <w:t xml:space="preserve">. </w:t>
      </w:r>
      <w:commentRangeStart w:id="109"/>
      <w:r w:rsidR="00D32038">
        <w:t>Leider tauchte mit dem Update auf eine neue Version 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it etwas Aufwand verbunden war.</w:t>
      </w:r>
      <w:commentRangeEnd w:id="109"/>
      <w:r w:rsidR="002767E3">
        <w:rPr>
          <w:rStyle w:val="Kommentarzeichen"/>
        </w:rPr>
        <w:commentReference w:id="109"/>
      </w:r>
      <w:r w:rsidR="00DC446D">
        <w:t xml:space="preserve"> Hinzukommend zu den Schwierigkeiten, die innerhalb des Projektteams entstanden ist ein weiteres Hindernis zu nennen. </w:t>
      </w:r>
      <w:commentRangeStart w:id="110"/>
      <w:r w:rsidR="00DC446D">
        <w:t xml:space="preserve">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Exception </w:t>
      </w:r>
      <w:r w:rsidR="008D0B12">
        <w:t xml:space="preserve">beim </w:t>
      </w:r>
      <w:r w:rsidR="008D0B12" w:rsidRPr="00B07E79">
        <w:t>Lesen oder Schreiben in die XML-Datei auf. Dieser Bug ist in folgendem Forenbeitrag beschrieben:</w:t>
      </w:r>
      <w:r w:rsidR="00B07E79" w:rsidRPr="00B07E79">
        <w:br/>
      </w:r>
      <w:commentRangeStart w:id="111"/>
      <w:r w:rsidR="00565D19">
        <w:fldChar w:fldCharType="begin"/>
      </w:r>
      <w:r w:rsidR="00565D19">
        <w:instrText xml:space="preserve"> HYPERLINK "http://stackoverflow.com/questions/27120754/sd-card-created-in-avd-shows-as-removed-in-emulator-for-android-studio"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108"/>
      <w:commentRangeEnd w:id="111"/>
      <w:r w:rsidR="00445CA6">
        <w:rPr>
          <w:rStyle w:val="Kommentarzeichen"/>
        </w:rPr>
        <w:commentReference w:id="108"/>
      </w:r>
      <w:r w:rsidR="003634E7">
        <w:rPr>
          <w:rStyle w:val="Kommentarzeichen"/>
        </w:rPr>
        <w:commentReference w:id="111"/>
      </w:r>
      <w:commentRangeEnd w:id="110"/>
      <w:r w:rsidR="00FC77F1">
        <w:rPr>
          <w:rStyle w:val="Kommentarzeichen"/>
        </w:rPr>
        <w:commentReference w:id="110"/>
      </w:r>
    </w:p>
    <w:p w14:paraId="5E540EFA" w14:textId="51752511"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w:t>
      </w:r>
      <w:ins w:id="112" w:author="Ochtrup Sebastian" w:date="2015-02-03T23:05:00Z">
        <w:r w:rsidR="00445CA6">
          <w:t xml:space="preserve"> war,</w:t>
        </w:r>
      </w:ins>
      <w:r>
        <w:t xml:space="preserve"> wäre dies besonders zuträglich zum Projektfortschritt gewesen. Neben dem frühzeitigen Einarbeiten sollte in der Entwicklungsphase darauf geachte</w:t>
      </w:r>
      <w:r w:rsidR="004126A1">
        <w:t xml:space="preserve">t werden die Ziele anhand fachlicher </w:t>
      </w:r>
      <w:r w:rsidR="004126A1">
        <w:lastRenderedPageBreak/>
        <w:t>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147ADC8D"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619C3F99" w:rsidR="00632A46" w:rsidRDefault="00632A46" w:rsidP="00632A46">
      <w:pPr>
        <w:pStyle w:val="berschrift1"/>
        <w:numPr>
          <w:ilvl w:val="1"/>
          <w:numId w:val="7"/>
        </w:numPr>
        <w:rPr>
          <w:rFonts w:ascii="Arial" w:hAnsi="Arial" w:cs="Arial"/>
        </w:rPr>
      </w:pPr>
      <w:bookmarkStart w:id="113" w:name="_Toc410842102"/>
      <w:r w:rsidRPr="00EC0A9D">
        <w:rPr>
          <w:rFonts w:ascii="Arial" w:hAnsi="Arial" w:cs="Arial"/>
        </w:rPr>
        <w:t>Fazit</w:t>
      </w:r>
      <w:bookmarkEnd w:id="113"/>
    </w:p>
    <w:p w14:paraId="1D26C1D1" w14:textId="0CEB3592" w:rsidR="004013C3" w:rsidRPr="004013C3" w:rsidRDefault="004013C3" w:rsidP="004013C3">
      <w:r>
        <w:t xml:space="preserve">Abschließend können wir auf ein erfolgreiches Projekt zurückblicken. Mit der Erstellung dieser App konnten wir uns zum einen Einblick in die Entwicklung von Android Apps verschaffen. Zum anderen ist das Ergebnis dieses Projekts eine lauffähige App, die sich mit ihrem alltagsbezogenen Hintergrund nun auch nutzen </w:t>
      </w:r>
      <w:commentRangeStart w:id="114"/>
      <w:r>
        <w:t>lässt</w:t>
      </w:r>
      <w:commentRangeEnd w:id="114"/>
      <w:r>
        <w:rPr>
          <w:rStyle w:val="Kommentarzeichen"/>
        </w:rPr>
        <w:commentReference w:id="114"/>
      </w:r>
      <w:r>
        <w:t>.</w:t>
      </w:r>
    </w:p>
    <w:p w14:paraId="3CA9A4EF" w14:textId="452379B1" w:rsidR="00632A46" w:rsidRDefault="00632A46" w:rsidP="00632A46">
      <w:pPr>
        <w:pStyle w:val="berschrift1"/>
        <w:numPr>
          <w:ilvl w:val="0"/>
          <w:numId w:val="7"/>
        </w:numPr>
        <w:rPr>
          <w:rFonts w:ascii="Arial" w:hAnsi="Arial" w:cs="Arial"/>
        </w:rPr>
      </w:pPr>
      <w:bookmarkStart w:id="115" w:name="_Toc410842103"/>
      <w:r w:rsidRPr="00EC0A9D">
        <w:rPr>
          <w:rFonts w:ascii="Arial" w:hAnsi="Arial" w:cs="Arial"/>
        </w:rPr>
        <w:t>Ausblick</w:t>
      </w:r>
      <w:bookmarkEnd w:id="115"/>
    </w:p>
    <w:p w14:paraId="315BF809" w14:textId="117CEC8F" w:rsidR="0074041B" w:rsidRDefault="00981741" w:rsidP="00981741">
      <w:r>
        <w:t xml:space="preserve">Da die gesamten eingesetzten Techniken beinahe für jeden der Teilnehmer neu war, wird es nun </w:t>
      </w:r>
      <w:ins w:id="116" w:author="Nadine" w:date="2015-02-05T20:33:00Z">
        <w:r w:rsidR="00315632">
          <w:t>einfacher</w:t>
        </w:r>
      </w:ins>
      <w:del w:id="117" w:author="Nadine" w:date="2015-02-05T20:33:00Z">
        <w:r w:rsidDel="00315632">
          <w:delText>schneller</w:delText>
        </w:r>
      </w:del>
      <w:r>
        <w:t xml:space="preserve"> </w:t>
      </w:r>
      <w:ins w:id="118" w:author="Lukas Huwe" w:date="2015-02-04T19:25:00Z">
        <w:r w:rsidR="004013C3">
          <w:t xml:space="preserve">sein, </w:t>
        </w:r>
      </w:ins>
      <w:r>
        <w:t>sich in weitere einzuarbeiten.</w:t>
      </w:r>
    </w:p>
    <w:p w14:paraId="5C73B42C" w14:textId="1363B19F" w:rsidR="00445CA6" w:rsidRDefault="0074041B" w:rsidP="00FC77F1">
      <w:r>
        <w:t xml:space="preserve">Die App kann im aktuellen Status bereits genutzt werden, </w:t>
      </w:r>
      <w:del w:id="119" w:author="Nadine" w:date="2015-02-05T20:33:00Z">
        <w:r w:rsidDel="00315632">
          <w:delText xml:space="preserve">doch die App </w:delText>
        </w:r>
      </w:del>
      <w:r>
        <w:t xml:space="preserve">wird </w:t>
      </w:r>
      <w:ins w:id="120" w:author="Nadine" w:date="2015-02-05T20:33:00Z">
        <w:r w:rsidR="00315632">
          <w:t xml:space="preserve">aber </w:t>
        </w:r>
      </w:ins>
      <w:r>
        <w:t>nicht frei zugänglich sein. Dazu fehlte uns vor allem die Zeit zur Qualitätskontrolle.</w:t>
      </w:r>
      <w:ins w:id="121" w:author="Lukas Huwe" w:date="2015-02-04T19:25:00Z">
        <w:r w:rsidR="004013C3">
          <w:t xml:space="preserve"> Die nicht umgesetzten Punkte</w:t>
        </w:r>
        <w:del w:id="122" w:author="Nadine" w:date="2015-02-05T20:33:00Z">
          <w:r w:rsidR="004013C3" w:rsidDel="00315632">
            <w:delText>,</w:delText>
          </w:r>
        </w:del>
        <w:r w:rsidR="004013C3">
          <w:t xml:space="preserve"> können in Zukunft noch programmiert werden. Ein weiterer Ergänzungspunkt wäre die Implementierung einer neuen Verschlüsselungstechnik. Momentan ist es nicht möglich ein Passwort so zu ver- und entschlüsseln, dass sich verschiedene Zeichenanzahlen ergeben. Somit </w:t>
        </w:r>
      </w:ins>
      <w:ins w:id="123" w:author="Lukas Huwe" w:date="2015-02-04T19:26:00Z">
        <w:r w:rsidR="004013C3">
          <w:t>ist die Sicherheit der App nicht vollumfänglich gegeben. Anhand dessen, dass die App jederzeit einsehbar ist, wären Brute-Force-Angriffe leicht gemacht, da der Angreife</w:t>
        </w:r>
      </w:ins>
      <w:ins w:id="124" w:author="Lukas Huwe" w:date="2015-02-04T19:30:00Z">
        <w:r w:rsidR="004013C3">
          <w:t>r</w:t>
        </w:r>
      </w:ins>
      <w:ins w:id="125" w:author="Lukas Huwe" w:date="2015-02-04T19:26:00Z">
        <w:r w:rsidR="004013C3">
          <w:t xml:space="preserve"> unter Umständen die genaue Zeichenanzahl bereits kennt.</w:t>
        </w:r>
      </w:ins>
    </w:p>
    <w:p w14:paraId="02251CEA" w14:textId="77777777" w:rsidR="00445CA6" w:rsidRDefault="00445CA6">
      <w:pPr>
        <w:spacing w:after="200" w:line="276" w:lineRule="auto"/>
      </w:pPr>
      <w:r>
        <w:br w:type="page"/>
      </w:r>
    </w:p>
    <w:p w14:paraId="532942C9" w14:textId="77777777" w:rsidR="00632A46" w:rsidRDefault="00632A46" w:rsidP="00632A46">
      <w:pPr>
        <w:pStyle w:val="berschrift1"/>
        <w:numPr>
          <w:ilvl w:val="0"/>
          <w:numId w:val="7"/>
        </w:numPr>
        <w:rPr>
          <w:rFonts w:ascii="Arial" w:hAnsi="Arial" w:cs="Arial"/>
        </w:rPr>
      </w:pPr>
      <w:bookmarkStart w:id="126" w:name="_Toc410842104"/>
      <w:r w:rsidRPr="00EC0A9D">
        <w:rPr>
          <w:rFonts w:ascii="Arial" w:hAnsi="Arial" w:cs="Arial"/>
        </w:rPr>
        <w:lastRenderedPageBreak/>
        <w:t>Abbildungsverzeichnis</w:t>
      </w:r>
      <w:bookmarkEnd w:id="126"/>
    </w:p>
    <w:p w14:paraId="22E430CB" w14:textId="77777777" w:rsidR="00A35044" w:rsidRDefault="00C04380">
      <w:pPr>
        <w:pStyle w:val="Abbildungsverzeichnis"/>
        <w:tabs>
          <w:tab w:val="right" w:leader="dot" w:pos="9062"/>
        </w:tabs>
        <w:rPr>
          <w:ins w:id="127" w:author="Lukas Huwe" w:date="2015-02-04T19:36:00Z"/>
          <w:rFonts w:asciiTheme="minorHAnsi" w:eastAsiaTheme="minorEastAsia" w:hAnsiTheme="minorHAnsi"/>
          <w:noProof/>
          <w:lang w:eastAsia="de-DE"/>
        </w:rPr>
      </w:pPr>
      <w:r>
        <w:fldChar w:fldCharType="begin"/>
      </w:r>
      <w:r>
        <w:instrText xml:space="preserve"> TOC \h \z \c "Abbildung" </w:instrText>
      </w:r>
      <w:r>
        <w:fldChar w:fldCharType="separate"/>
      </w:r>
      <w:ins w:id="128" w:author="Lukas Huwe" w:date="2015-02-04T19:36:00Z">
        <w:r w:rsidR="00A35044" w:rsidRPr="00E169A1">
          <w:rPr>
            <w:rStyle w:val="Hyperlink"/>
            <w:noProof/>
          </w:rPr>
          <w:fldChar w:fldCharType="begin"/>
        </w:r>
        <w:r w:rsidR="00A35044" w:rsidRPr="00E169A1">
          <w:rPr>
            <w:rStyle w:val="Hyperlink"/>
            <w:noProof/>
          </w:rPr>
          <w:instrText xml:space="preserve"> </w:instrText>
        </w:r>
        <w:r w:rsidR="00A35044">
          <w:rPr>
            <w:noProof/>
          </w:rPr>
          <w:instrText>HYPERLINK \l "_Toc410841918"</w:instrText>
        </w:r>
        <w:r w:rsidR="00A35044" w:rsidRPr="00E169A1">
          <w:rPr>
            <w:rStyle w:val="Hyperlink"/>
            <w:noProof/>
          </w:rPr>
          <w:instrText xml:space="preserve"> </w:instrText>
        </w:r>
        <w:r w:rsidR="00A35044" w:rsidRPr="00E169A1">
          <w:rPr>
            <w:rStyle w:val="Hyperlink"/>
            <w:noProof/>
          </w:rPr>
          <w:fldChar w:fldCharType="separate"/>
        </w:r>
        <w:r w:rsidR="00A35044" w:rsidRPr="00E169A1">
          <w:rPr>
            <w:rStyle w:val="Hyperlink"/>
            <w:noProof/>
          </w:rPr>
          <w:t>Abbildung 1: Systemstruktur</w:t>
        </w:r>
        <w:r w:rsidR="00A35044">
          <w:rPr>
            <w:noProof/>
            <w:webHidden/>
          </w:rPr>
          <w:tab/>
        </w:r>
        <w:r w:rsidR="00A35044">
          <w:rPr>
            <w:noProof/>
            <w:webHidden/>
          </w:rPr>
          <w:fldChar w:fldCharType="begin"/>
        </w:r>
        <w:r w:rsidR="00A35044">
          <w:rPr>
            <w:noProof/>
            <w:webHidden/>
          </w:rPr>
          <w:instrText xml:space="preserve"> PAGEREF _Toc410841918 \h </w:instrText>
        </w:r>
      </w:ins>
      <w:r w:rsidR="00A35044">
        <w:rPr>
          <w:noProof/>
          <w:webHidden/>
        </w:rPr>
      </w:r>
      <w:r w:rsidR="00A35044">
        <w:rPr>
          <w:noProof/>
          <w:webHidden/>
        </w:rPr>
        <w:fldChar w:fldCharType="separate"/>
      </w:r>
      <w:ins w:id="129" w:author="Lukas Huwe" w:date="2015-02-04T19:36:00Z">
        <w:r w:rsidR="00A35044">
          <w:rPr>
            <w:noProof/>
            <w:webHidden/>
          </w:rPr>
          <w:t>5</w:t>
        </w:r>
        <w:r w:rsidR="00A35044">
          <w:rPr>
            <w:noProof/>
            <w:webHidden/>
          </w:rPr>
          <w:fldChar w:fldCharType="end"/>
        </w:r>
        <w:r w:rsidR="00A35044" w:rsidRPr="00E169A1">
          <w:rPr>
            <w:rStyle w:val="Hyperlink"/>
            <w:noProof/>
          </w:rPr>
          <w:fldChar w:fldCharType="end"/>
        </w:r>
      </w:ins>
    </w:p>
    <w:p w14:paraId="2730A627" w14:textId="77777777" w:rsidR="00A35044" w:rsidRDefault="00A35044">
      <w:pPr>
        <w:pStyle w:val="Abbildungsverzeichnis"/>
        <w:tabs>
          <w:tab w:val="right" w:leader="dot" w:pos="9062"/>
        </w:tabs>
        <w:rPr>
          <w:ins w:id="130" w:author="Lukas Huwe" w:date="2015-02-04T19:36:00Z"/>
          <w:rFonts w:asciiTheme="minorHAnsi" w:eastAsiaTheme="minorEastAsia" w:hAnsiTheme="minorHAnsi"/>
          <w:noProof/>
          <w:lang w:eastAsia="de-DE"/>
        </w:rPr>
      </w:pPr>
      <w:ins w:id="131" w:author="Lukas Huwe" w:date="2015-02-04T19:36:00Z">
        <w:r w:rsidRPr="00E169A1">
          <w:rPr>
            <w:rStyle w:val="Hyperlink"/>
            <w:noProof/>
          </w:rPr>
          <w:fldChar w:fldCharType="begin"/>
        </w:r>
        <w:r w:rsidRPr="00E169A1">
          <w:rPr>
            <w:rStyle w:val="Hyperlink"/>
            <w:noProof/>
          </w:rPr>
          <w:instrText xml:space="preserve"> </w:instrText>
        </w:r>
        <w:r>
          <w:rPr>
            <w:noProof/>
          </w:rPr>
          <w:instrText>HYPERLINK "C:\\Users\\Lukas\\Documents\\pwsafe\\Dokumentation\\Projektdokumentation.docx" \l "_Toc410841919"</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2: SourceTree</w:t>
        </w:r>
        <w:r>
          <w:rPr>
            <w:noProof/>
            <w:webHidden/>
          </w:rPr>
          <w:tab/>
        </w:r>
        <w:r>
          <w:rPr>
            <w:noProof/>
            <w:webHidden/>
          </w:rPr>
          <w:fldChar w:fldCharType="begin"/>
        </w:r>
        <w:r>
          <w:rPr>
            <w:noProof/>
            <w:webHidden/>
          </w:rPr>
          <w:instrText xml:space="preserve"> PAGEREF _Toc410841919 \h </w:instrText>
        </w:r>
      </w:ins>
      <w:r>
        <w:rPr>
          <w:noProof/>
          <w:webHidden/>
        </w:rPr>
      </w:r>
      <w:r>
        <w:rPr>
          <w:noProof/>
          <w:webHidden/>
        </w:rPr>
        <w:fldChar w:fldCharType="separate"/>
      </w:r>
      <w:ins w:id="132" w:author="Lukas Huwe" w:date="2015-02-04T19:36:00Z">
        <w:r>
          <w:rPr>
            <w:noProof/>
            <w:webHidden/>
          </w:rPr>
          <w:t>6</w:t>
        </w:r>
        <w:r>
          <w:rPr>
            <w:noProof/>
            <w:webHidden/>
          </w:rPr>
          <w:fldChar w:fldCharType="end"/>
        </w:r>
        <w:r w:rsidRPr="00E169A1">
          <w:rPr>
            <w:rStyle w:val="Hyperlink"/>
            <w:noProof/>
          </w:rPr>
          <w:fldChar w:fldCharType="end"/>
        </w:r>
      </w:ins>
    </w:p>
    <w:p w14:paraId="1062E7CF" w14:textId="77777777" w:rsidR="00A35044" w:rsidRDefault="00A35044">
      <w:pPr>
        <w:pStyle w:val="Abbildungsverzeichnis"/>
        <w:tabs>
          <w:tab w:val="right" w:leader="dot" w:pos="9062"/>
        </w:tabs>
        <w:rPr>
          <w:ins w:id="133" w:author="Lukas Huwe" w:date="2015-02-04T19:36:00Z"/>
          <w:rFonts w:asciiTheme="minorHAnsi" w:eastAsiaTheme="minorEastAsia" w:hAnsiTheme="minorHAnsi"/>
          <w:noProof/>
          <w:lang w:eastAsia="de-DE"/>
        </w:rPr>
      </w:pPr>
      <w:ins w:id="134"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"_Toc410841920"</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3: SourceTree Pushmöglichkeit und Änderungshistorie</w:t>
        </w:r>
        <w:r>
          <w:rPr>
            <w:noProof/>
            <w:webHidden/>
          </w:rPr>
          <w:tab/>
        </w:r>
        <w:r>
          <w:rPr>
            <w:noProof/>
            <w:webHidden/>
          </w:rPr>
          <w:fldChar w:fldCharType="begin"/>
        </w:r>
        <w:r>
          <w:rPr>
            <w:noProof/>
            <w:webHidden/>
          </w:rPr>
          <w:instrText xml:space="preserve"> PAGEREF _Toc410841920 \h </w:instrText>
        </w:r>
      </w:ins>
      <w:r>
        <w:rPr>
          <w:noProof/>
          <w:webHidden/>
        </w:rPr>
      </w:r>
      <w:r>
        <w:rPr>
          <w:noProof/>
          <w:webHidden/>
        </w:rPr>
        <w:fldChar w:fldCharType="separate"/>
      </w:r>
      <w:ins w:id="135" w:author="Lukas Huwe" w:date="2015-02-04T19:36:00Z">
        <w:r>
          <w:rPr>
            <w:noProof/>
            <w:webHidden/>
          </w:rPr>
          <w:t>7</w:t>
        </w:r>
        <w:r>
          <w:rPr>
            <w:noProof/>
            <w:webHidden/>
          </w:rPr>
          <w:fldChar w:fldCharType="end"/>
        </w:r>
        <w:r w:rsidRPr="00E169A1">
          <w:rPr>
            <w:rStyle w:val="Hyperlink"/>
            <w:noProof/>
          </w:rPr>
          <w:fldChar w:fldCharType="end"/>
        </w:r>
      </w:ins>
    </w:p>
    <w:p w14:paraId="3D63A82C" w14:textId="77777777" w:rsidR="00A35044" w:rsidRDefault="00A35044">
      <w:pPr>
        <w:pStyle w:val="Abbildungsverzeichnis"/>
        <w:tabs>
          <w:tab w:val="right" w:leader="dot" w:pos="9062"/>
        </w:tabs>
        <w:rPr>
          <w:ins w:id="136" w:author="Lukas Huwe" w:date="2015-02-04T19:36:00Z"/>
          <w:rFonts w:asciiTheme="minorHAnsi" w:eastAsiaTheme="minorEastAsia" w:hAnsiTheme="minorHAnsi"/>
          <w:noProof/>
          <w:lang w:eastAsia="de-DE"/>
        </w:rPr>
      </w:pPr>
      <w:ins w:id="137"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"_Toc410841921"</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4: Startbildschirm</w:t>
        </w:r>
        <w:r>
          <w:rPr>
            <w:noProof/>
            <w:webHidden/>
          </w:rPr>
          <w:tab/>
        </w:r>
        <w:r>
          <w:rPr>
            <w:noProof/>
            <w:webHidden/>
          </w:rPr>
          <w:fldChar w:fldCharType="begin"/>
        </w:r>
        <w:r>
          <w:rPr>
            <w:noProof/>
            <w:webHidden/>
          </w:rPr>
          <w:instrText xml:space="preserve"> PAGEREF _Toc410841921 \h </w:instrText>
        </w:r>
      </w:ins>
      <w:r>
        <w:rPr>
          <w:noProof/>
          <w:webHidden/>
        </w:rPr>
      </w:r>
      <w:r>
        <w:rPr>
          <w:noProof/>
          <w:webHidden/>
        </w:rPr>
        <w:fldChar w:fldCharType="separate"/>
      </w:r>
      <w:ins w:id="138" w:author="Lukas Huwe" w:date="2015-02-04T19:36:00Z">
        <w:r>
          <w:rPr>
            <w:noProof/>
            <w:webHidden/>
          </w:rPr>
          <w:t>7</w:t>
        </w:r>
        <w:r>
          <w:rPr>
            <w:noProof/>
            <w:webHidden/>
          </w:rPr>
          <w:fldChar w:fldCharType="end"/>
        </w:r>
        <w:r w:rsidRPr="00E169A1">
          <w:rPr>
            <w:rStyle w:val="Hyperlink"/>
            <w:noProof/>
          </w:rPr>
          <w:fldChar w:fldCharType="end"/>
        </w:r>
      </w:ins>
    </w:p>
    <w:p w14:paraId="33376DC3" w14:textId="77777777" w:rsidR="00A35044" w:rsidRDefault="00A35044">
      <w:pPr>
        <w:pStyle w:val="Abbildungsverzeichnis"/>
        <w:tabs>
          <w:tab w:val="right" w:leader="dot" w:pos="9062"/>
        </w:tabs>
        <w:rPr>
          <w:ins w:id="139" w:author="Lukas Huwe" w:date="2015-02-04T19:36:00Z"/>
          <w:rFonts w:asciiTheme="minorHAnsi" w:eastAsiaTheme="minorEastAsia" w:hAnsiTheme="minorHAnsi"/>
          <w:noProof/>
          <w:lang w:eastAsia="de-DE"/>
        </w:rPr>
      </w:pPr>
      <w:ins w:id="140"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"_Toc410841922"</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5: Erweiterter GUI-Editor</w:t>
        </w:r>
        <w:r>
          <w:rPr>
            <w:noProof/>
            <w:webHidden/>
          </w:rPr>
          <w:tab/>
        </w:r>
        <w:r>
          <w:rPr>
            <w:noProof/>
            <w:webHidden/>
          </w:rPr>
          <w:fldChar w:fldCharType="begin"/>
        </w:r>
        <w:r>
          <w:rPr>
            <w:noProof/>
            <w:webHidden/>
          </w:rPr>
          <w:instrText xml:space="preserve"> PAGEREF _Toc410841922 \h </w:instrText>
        </w:r>
      </w:ins>
      <w:r>
        <w:rPr>
          <w:noProof/>
          <w:webHidden/>
        </w:rPr>
      </w:r>
      <w:r>
        <w:rPr>
          <w:noProof/>
          <w:webHidden/>
        </w:rPr>
        <w:fldChar w:fldCharType="separate"/>
      </w:r>
      <w:ins w:id="141" w:author="Lukas Huwe" w:date="2015-02-04T19:36:00Z">
        <w:r>
          <w:rPr>
            <w:noProof/>
            <w:webHidden/>
          </w:rPr>
          <w:t>8</w:t>
        </w:r>
        <w:r>
          <w:rPr>
            <w:noProof/>
            <w:webHidden/>
          </w:rPr>
          <w:fldChar w:fldCharType="end"/>
        </w:r>
        <w:r w:rsidRPr="00E169A1">
          <w:rPr>
            <w:rStyle w:val="Hyperlink"/>
            <w:noProof/>
          </w:rPr>
          <w:fldChar w:fldCharType="end"/>
        </w:r>
      </w:ins>
    </w:p>
    <w:p w14:paraId="707A9A25" w14:textId="77777777" w:rsidR="00A35044" w:rsidRDefault="00A35044">
      <w:pPr>
        <w:pStyle w:val="Abbildungsverzeichnis"/>
        <w:tabs>
          <w:tab w:val="right" w:leader="dot" w:pos="9062"/>
        </w:tabs>
        <w:rPr>
          <w:ins w:id="142" w:author="Lukas Huwe" w:date="2015-02-04T19:36:00Z"/>
          <w:rFonts w:asciiTheme="minorHAnsi" w:eastAsiaTheme="minorEastAsia" w:hAnsiTheme="minorHAnsi"/>
          <w:noProof/>
          <w:lang w:eastAsia="de-DE"/>
        </w:rPr>
      </w:pPr>
      <w:ins w:id="143"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"_Toc410841923"</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6: Codeentwicklung</w:t>
        </w:r>
        <w:r>
          <w:rPr>
            <w:noProof/>
            <w:webHidden/>
          </w:rPr>
          <w:tab/>
        </w:r>
        <w:r>
          <w:rPr>
            <w:noProof/>
            <w:webHidden/>
          </w:rPr>
          <w:fldChar w:fldCharType="begin"/>
        </w:r>
        <w:r>
          <w:rPr>
            <w:noProof/>
            <w:webHidden/>
          </w:rPr>
          <w:instrText xml:space="preserve"> PAGEREF _Toc410841923 \h </w:instrText>
        </w:r>
      </w:ins>
      <w:r>
        <w:rPr>
          <w:noProof/>
          <w:webHidden/>
        </w:rPr>
      </w:r>
      <w:r>
        <w:rPr>
          <w:noProof/>
          <w:webHidden/>
        </w:rPr>
        <w:fldChar w:fldCharType="separate"/>
      </w:r>
      <w:ins w:id="144" w:author="Lukas Huwe" w:date="2015-02-04T19:36:00Z">
        <w:r>
          <w:rPr>
            <w:noProof/>
            <w:webHidden/>
          </w:rPr>
          <w:t>8</w:t>
        </w:r>
        <w:r>
          <w:rPr>
            <w:noProof/>
            <w:webHidden/>
          </w:rPr>
          <w:fldChar w:fldCharType="end"/>
        </w:r>
        <w:r w:rsidRPr="00E169A1">
          <w:rPr>
            <w:rStyle w:val="Hyperlink"/>
            <w:noProof/>
          </w:rPr>
          <w:fldChar w:fldCharType="end"/>
        </w:r>
      </w:ins>
    </w:p>
    <w:p w14:paraId="2A786226" w14:textId="77777777" w:rsidR="00A35044" w:rsidRDefault="00A35044">
      <w:pPr>
        <w:pStyle w:val="Abbildungsverzeichnis"/>
        <w:tabs>
          <w:tab w:val="right" w:leader="dot" w:pos="9062"/>
        </w:tabs>
        <w:rPr>
          <w:ins w:id="145" w:author="Lukas Huwe" w:date="2015-02-04T19:36:00Z"/>
          <w:rFonts w:asciiTheme="minorHAnsi" w:eastAsiaTheme="minorEastAsia" w:hAnsiTheme="minorHAnsi"/>
          <w:noProof/>
          <w:lang w:eastAsia="de-DE"/>
        </w:rPr>
      </w:pPr>
      <w:ins w:id="146"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"_Toc410841924"</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7: SDK-Manager</w:t>
        </w:r>
        <w:r>
          <w:rPr>
            <w:noProof/>
            <w:webHidden/>
          </w:rPr>
          <w:tab/>
        </w:r>
        <w:r>
          <w:rPr>
            <w:noProof/>
            <w:webHidden/>
          </w:rPr>
          <w:fldChar w:fldCharType="begin"/>
        </w:r>
        <w:r>
          <w:rPr>
            <w:noProof/>
            <w:webHidden/>
          </w:rPr>
          <w:instrText xml:space="preserve"> PAGEREF _Toc410841924 \h </w:instrText>
        </w:r>
      </w:ins>
      <w:r>
        <w:rPr>
          <w:noProof/>
          <w:webHidden/>
        </w:rPr>
      </w:r>
      <w:r>
        <w:rPr>
          <w:noProof/>
          <w:webHidden/>
        </w:rPr>
        <w:fldChar w:fldCharType="separate"/>
      </w:r>
      <w:ins w:id="147" w:author="Lukas Huwe" w:date="2015-02-04T19:36:00Z">
        <w:r>
          <w:rPr>
            <w:noProof/>
            <w:webHidden/>
          </w:rPr>
          <w:t>9</w:t>
        </w:r>
        <w:r>
          <w:rPr>
            <w:noProof/>
            <w:webHidden/>
          </w:rPr>
          <w:fldChar w:fldCharType="end"/>
        </w:r>
        <w:r w:rsidRPr="00E169A1">
          <w:rPr>
            <w:rStyle w:val="Hyperlink"/>
            <w:noProof/>
          </w:rPr>
          <w:fldChar w:fldCharType="end"/>
        </w:r>
      </w:ins>
    </w:p>
    <w:p w14:paraId="675A0413" w14:textId="77777777" w:rsidR="00A35044" w:rsidRDefault="00A35044">
      <w:pPr>
        <w:pStyle w:val="Abbildungsverzeichnis"/>
        <w:tabs>
          <w:tab w:val="right" w:leader="dot" w:pos="9062"/>
        </w:tabs>
        <w:rPr>
          <w:ins w:id="148" w:author="Lukas Huwe" w:date="2015-02-04T19:36:00Z"/>
          <w:rFonts w:asciiTheme="minorHAnsi" w:eastAsiaTheme="minorEastAsia" w:hAnsiTheme="minorHAnsi"/>
          <w:noProof/>
          <w:lang w:eastAsia="de-DE"/>
        </w:rPr>
      </w:pPr>
      <w:ins w:id="149"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"_Toc410841925"</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8: AVD-Manager</w:t>
        </w:r>
        <w:r>
          <w:rPr>
            <w:noProof/>
            <w:webHidden/>
          </w:rPr>
          <w:tab/>
        </w:r>
        <w:r>
          <w:rPr>
            <w:noProof/>
            <w:webHidden/>
          </w:rPr>
          <w:fldChar w:fldCharType="begin"/>
        </w:r>
        <w:r>
          <w:rPr>
            <w:noProof/>
            <w:webHidden/>
          </w:rPr>
          <w:instrText xml:space="preserve"> PAGEREF _Toc410841925 \h </w:instrText>
        </w:r>
      </w:ins>
      <w:r>
        <w:rPr>
          <w:noProof/>
          <w:webHidden/>
        </w:rPr>
      </w:r>
      <w:r>
        <w:rPr>
          <w:noProof/>
          <w:webHidden/>
        </w:rPr>
        <w:fldChar w:fldCharType="separate"/>
      </w:r>
      <w:ins w:id="150" w:author="Lukas Huwe" w:date="2015-02-04T19:36:00Z">
        <w:r>
          <w:rPr>
            <w:noProof/>
            <w:webHidden/>
          </w:rPr>
          <w:t>9</w:t>
        </w:r>
        <w:r>
          <w:rPr>
            <w:noProof/>
            <w:webHidden/>
          </w:rPr>
          <w:fldChar w:fldCharType="end"/>
        </w:r>
        <w:r w:rsidRPr="00E169A1">
          <w:rPr>
            <w:rStyle w:val="Hyperlink"/>
            <w:noProof/>
          </w:rPr>
          <w:fldChar w:fldCharType="end"/>
        </w:r>
      </w:ins>
    </w:p>
    <w:p w14:paraId="035B368E" w14:textId="77777777" w:rsidR="00A35044" w:rsidRDefault="00A35044">
      <w:pPr>
        <w:pStyle w:val="Abbildungsverzeichnis"/>
        <w:tabs>
          <w:tab w:val="right" w:leader="dot" w:pos="9062"/>
        </w:tabs>
        <w:rPr>
          <w:ins w:id="151" w:author="Lukas Huwe" w:date="2015-02-04T19:36:00Z"/>
          <w:rFonts w:asciiTheme="minorHAnsi" w:eastAsiaTheme="minorEastAsia" w:hAnsiTheme="minorHAnsi"/>
          <w:noProof/>
          <w:lang w:eastAsia="de-DE"/>
        </w:rPr>
      </w:pPr>
      <w:ins w:id="152"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"_Toc410841926"</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9: Logo</w:t>
        </w:r>
        <w:r>
          <w:rPr>
            <w:noProof/>
            <w:webHidden/>
          </w:rPr>
          <w:tab/>
        </w:r>
        <w:r>
          <w:rPr>
            <w:noProof/>
            <w:webHidden/>
          </w:rPr>
          <w:fldChar w:fldCharType="begin"/>
        </w:r>
        <w:r>
          <w:rPr>
            <w:noProof/>
            <w:webHidden/>
          </w:rPr>
          <w:instrText xml:space="preserve"> PAGEREF _Toc410841926 \h </w:instrText>
        </w:r>
      </w:ins>
      <w:r>
        <w:rPr>
          <w:noProof/>
          <w:webHidden/>
        </w:rPr>
      </w:r>
      <w:r>
        <w:rPr>
          <w:noProof/>
          <w:webHidden/>
        </w:rPr>
        <w:fldChar w:fldCharType="separate"/>
      </w:r>
      <w:ins w:id="153" w:author="Lukas Huwe" w:date="2015-02-04T19:36:00Z">
        <w:r>
          <w:rPr>
            <w:noProof/>
            <w:webHidden/>
          </w:rPr>
          <w:t>10</w:t>
        </w:r>
        <w:r>
          <w:rPr>
            <w:noProof/>
            <w:webHidden/>
          </w:rPr>
          <w:fldChar w:fldCharType="end"/>
        </w:r>
        <w:r w:rsidRPr="00E169A1">
          <w:rPr>
            <w:rStyle w:val="Hyperlink"/>
            <w:noProof/>
          </w:rPr>
          <w:fldChar w:fldCharType="end"/>
        </w:r>
      </w:ins>
    </w:p>
    <w:p w14:paraId="5D489D68" w14:textId="77777777" w:rsidR="00A35044" w:rsidRDefault="00A35044">
      <w:pPr>
        <w:pStyle w:val="Abbildungsverzeichnis"/>
        <w:tabs>
          <w:tab w:val="right" w:leader="dot" w:pos="9062"/>
        </w:tabs>
        <w:rPr>
          <w:ins w:id="154" w:author="Lukas Huwe" w:date="2015-02-04T19:36:00Z"/>
          <w:rFonts w:asciiTheme="minorHAnsi" w:eastAsiaTheme="minorEastAsia" w:hAnsiTheme="minorHAnsi"/>
          <w:noProof/>
          <w:lang w:eastAsia="de-DE"/>
        </w:rPr>
      </w:pPr>
      <w:ins w:id="155"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"_Toc410841927"</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10: build.gradle aus dem Projekt</w:t>
        </w:r>
        <w:r>
          <w:rPr>
            <w:noProof/>
            <w:webHidden/>
          </w:rPr>
          <w:tab/>
        </w:r>
        <w:r>
          <w:rPr>
            <w:noProof/>
            <w:webHidden/>
          </w:rPr>
          <w:fldChar w:fldCharType="begin"/>
        </w:r>
        <w:r>
          <w:rPr>
            <w:noProof/>
            <w:webHidden/>
          </w:rPr>
          <w:instrText xml:space="preserve"> PAGEREF _Toc410841927 \h </w:instrText>
        </w:r>
      </w:ins>
      <w:r>
        <w:rPr>
          <w:noProof/>
          <w:webHidden/>
        </w:rPr>
      </w:r>
      <w:r>
        <w:rPr>
          <w:noProof/>
          <w:webHidden/>
        </w:rPr>
        <w:fldChar w:fldCharType="separate"/>
      </w:r>
      <w:ins w:id="156" w:author="Lukas Huwe" w:date="2015-02-04T19:36:00Z">
        <w:r>
          <w:rPr>
            <w:noProof/>
            <w:webHidden/>
          </w:rPr>
          <w:t>10</w:t>
        </w:r>
        <w:r>
          <w:rPr>
            <w:noProof/>
            <w:webHidden/>
          </w:rPr>
          <w:fldChar w:fldCharType="end"/>
        </w:r>
        <w:r w:rsidRPr="00E169A1">
          <w:rPr>
            <w:rStyle w:val="Hyperlink"/>
            <w:noProof/>
          </w:rPr>
          <w:fldChar w:fldCharType="end"/>
        </w:r>
      </w:ins>
    </w:p>
    <w:p w14:paraId="45CB84FC" w14:textId="77777777" w:rsidR="00A35044" w:rsidRDefault="00A35044">
      <w:pPr>
        <w:pStyle w:val="Abbildungsverzeichnis"/>
        <w:tabs>
          <w:tab w:val="right" w:leader="dot" w:pos="9062"/>
        </w:tabs>
        <w:rPr>
          <w:ins w:id="157" w:author="Lukas Huwe" w:date="2015-02-04T19:36:00Z"/>
          <w:rFonts w:asciiTheme="minorHAnsi" w:eastAsiaTheme="minorEastAsia" w:hAnsiTheme="minorHAnsi"/>
          <w:noProof/>
          <w:lang w:eastAsia="de-DE"/>
        </w:rPr>
      </w:pPr>
      <w:ins w:id="158"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"_Toc410841928"</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11: Konfigurierter Android Test</w:t>
        </w:r>
        <w:r>
          <w:rPr>
            <w:noProof/>
            <w:webHidden/>
          </w:rPr>
          <w:tab/>
        </w:r>
        <w:r>
          <w:rPr>
            <w:noProof/>
            <w:webHidden/>
          </w:rPr>
          <w:fldChar w:fldCharType="begin"/>
        </w:r>
        <w:r>
          <w:rPr>
            <w:noProof/>
            <w:webHidden/>
          </w:rPr>
          <w:instrText xml:space="preserve"> PAGEREF _Toc410841928 \h </w:instrText>
        </w:r>
      </w:ins>
      <w:r>
        <w:rPr>
          <w:noProof/>
          <w:webHidden/>
        </w:rPr>
      </w:r>
      <w:r>
        <w:rPr>
          <w:noProof/>
          <w:webHidden/>
        </w:rPr>
        <w:fldChar w:fldCharType="separate"/>
      </w:r>
      <w:ins w:id="159" w:author="Lukas Huwe" w:date="2015-02-04T19:36:00Z">
        <w:r>
          <w:rPr>
            <w:noProof/>
            <w:webHidden/>
          </w:rPr>
          <w:t>11</w:t>
        </w:r>
        <w:r>
          <w:rPr>
            <w:noProof/>
            <w:webHidden/>
          </w:rPr>
          <w:fldChar w:fldCharType="end"/>
        </w:r>
        <w:r w:rsidRPr="00E169A1">
          <w:rPr>
            <w:rStyle w:val="Hyperlink"/>
            <w:noProof/>
          </w:rPr>
          <w:fldChar w:fldCharType="end"/>
        </w:r>
      </w:ins>
    </w:p>
    <w:p w14:paraId="2BB98819" w14:textId="77777777" w:rsidR="00A35044" w:rsidRDefault="00A35044">
      <w:pPr>
        <w:pStyle w:val="Abbildungsverzeichnis"/>
        <w:tabs>
          <w:tab w:val="right" w:leader="dot" w:pos="9062"/>
        </w:tabs>
        <w:rPr>
          <w:ins w:id="160" w:author="Lukas Huwe" w:date="2015-02-04T19:36:00Z"/>
          <w:rFonts w:asciiTheme="minorHAnsi" w:eastAsiaTheme="minorEastAsia" w:hAnsiTheme="minorHAnsi"/>
          <w:noProof/>
          <w:lang w:eastAsia="de-DE"/>
        </w:rPr>
      </w:pPr>
      <w:ins w:id="161"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"_Toc410841929"</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12: Quellcode der Tests</w:t>
        </w:r>
        <w:r>
          <w:rPr>
            <w:noProof/>
            <w:webHidden/>
          </w:rPr>
          <w:tab/>
        </w:r>
        <w:r>
          <w:rPr>
            <w:noProof/>
            <w:webHidden/>
          </w:rPr>
          <w:fldChar w:fldCharType="begin"/>
        </w:r>
        <w:r>
          <w:rPr>
            <w:noProof/>
            <w:webHidden/>
          </w:rPr>
          <w:instrText xml:space="preserve"> PAGEREF _Toc410841929 \h </w:instrText>
        </w:r>
      </w:ins>
      <w:r>
        <w:rPr>
          <w:noProof/>
          <w:webHidden/>
        </w:rPr>
      </w:r>
      <w:r>
        <w:rPr>
          <w:noProof/>
          <w:webHidden/>
        </w:rPr>
        <w:fldChar w:fldCharType="separate"/>
      </w:r>
      <w:ins w:id="162" w:author="Lukas Huwe" w:date="2015-02-04T19:36:00Z">
        <w:r>
          <w:rPr>
            <w:noProof/>
            <w:webHidden/>
          </w:rPr>
          <w:t>11</w:t>
        </w:r>
        <w:r>
          <w:rPr>
            <w:noProof/>
            <w:webHidden/>
          </w:rPr>
          <w:fldChar w:fldCharType="end"/>
        </w:r>
        <w:r w:rsidRPr="00E169A1">
          <w:rPr>
            <w:rStyle w:val="Hyperlink"/>
            <w:noProof/>
          </w:rPr>
          <w:fldChar w:fldCharType="end"/>
        </w:r>
      </w:ins>
    </w:p>
    <w:p w14:paraId="07A6E4AD" w14:textId="77777777" w:rsidR="00A35044" w:rsidRDefault="00A35044">
      <w:pPr>
        <w:pStyle w:val="Abbildungsverzeichnis"/>
        <w:tabs>
          <w:tab w:val="right" w:leader="dot" w:pos="9062"/>
        </w:tabs>
        <w:rPr>
          <w:ins w:id="163" w:author="Lukas Huwe" w:date="2015-02-04T19:36:00Z"/>
          <w:rFonts w:asciiTheme="minorHAnsi" w:eastAsiaTheme="minorEastAsia" w:hAnsiTheme="minorHAnsi"/>
          <w:noProof/>
          <w:lang w:eastAsia="de-DE"/>
        </w:rPr>
      </w:pPr>
      <w:ins w:id="164"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"_Toc410841930"</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13: Initialisierung der Tests beim Laden des Emulators</w:t>
        </w:r>
        <w:r>
          <w:rPr>
            <w:noProof/>
            <w:webHidden/>
          </w:rPr>
          <w:tab/>
        </w:r>
        <w:r>
          <w:rPr>
            <w:noProof/>
            <w:webHidden/>
          </w:rPr>
          <w:fldChar w:fldCharType="begin"/>
        </w:r>
        <w:r>
          <w:rPr>
            <w:noProof/>
            <w:webHidden/>
          </w:rPr>
          <w:instrText xml:space="preserve"> PAGEREF _Toc410841930 \h </w:instrText>
        </w:r>
      </w:ins>
      <w:r>
        <w:rPr>
          <w:noProof/>
          <w:webHidden/>
        </w:rPr>
      </w:r>
      <w:r>
        <w:rPr>
          <w:noProof/>
          <w:webHidden/>
        </w:rPr>
        <w:fldChar w:fldCharType="separate"/>
      </w:r>
      <w:ins w:id="165" w:author="Lukas Huwe" w:date="2015-02-04T19:36:00Z">
        <w:r>
          <w:rPr>
            <w:noProof/>
            <w:webHidden/>
          </w:rPr>
          <w:t>12</w:t>
        </w:r>
        <w:r>
          <w:rPr>
            <w:noProof/>
            <w:webHidden/>
          </w:rPr>
          <w:fldChar w:fldCharType="end"/>
        </w:r>
        <w:r w:rsidRPr="00E169A1">
          <w:rPr>
            <w:rStyle w:val="Hyperlink"/>
            <w:noProof/>
          </w:rPr>
          <w:fldChar w:fldCharType="end"/>
        </w:r>
      </w:ins>
    </w:p>
    <w:p w14:paraId="289F802A" w14:textId="77777777" w:rsidR="00A35044" w:rsidRDefault="00A35044">
      <w:pPr>
        <w:pStyle w:val="Abbildungsverzeichnis"/>
        <w:tabs>
          <w:tab w:val="right" w:leader="dot" w:pos="9062"/>
        </w:tabs>
        <w:rPr>
          <w:ins w:id="166" w:author="Lukas Huwe" w:date="2015-02-04T19:36:00Z"/>
          <w:rFonts w:asciiTheme="minorHAnsi" w:eastAsiaTheme="minorEastAsia" w:hAnsiTheme="minorHAnsi"/>
          <w:noProof/>
          <w:lang w:eastAsia="de-DE"/>
        </w:rPr>
      </w:pPr>
      <w:ins w:id="167"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"_Toc410841931"</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14: Testergebnisse</w:t>
        </w:r>
        <w:r>
          <w:rPr>
            <w:noProof/>
            <w:webHidden/>
          </w:rPr>
          <w:tab/>
        </w:r>
        <w:r>
          <w:rPr>
            <w:noProof/>
            <w:webHidden/>
          </w:rPr>
          <w:fldChar w:fldCharType="begin"/>
        </w:r>
        <w:r>
          <w:rPr>
            <w:noProof/>
            <w:webHidden/>
          </w:rPr>
          <w:instrText xml:space="preserve"> PAGEREF _Toc410841931 \h </w:instrText>
        </w:r>
      </w:ins>
      <w:r>
        <w:rPr>
          <w:noProof/>
          <w:webHidden/>
        </w:rPr>
      </w:r>
      <w:r>
        <w:rPr>
          <w:noProof/>
          <w:webHidden/>
        </w:rPr>
        <w:fldChar w:fldCharType="separate"/>
      </w:r>
      <w:ins w:id="168" w:author="Lukas Huwe" w:date="2015-02-04T19:36:00Z">
        <w:r>
          <w:rPr>
            <w:noProof/>
            <w:webHidden/>
          </w:rPr>
          <w:t>12</w:t>
        </w:r>
        <w:r>
          <w:rPr>
            <w:noProof/>
            <w:webHidden/>
          </w:rPr>
          <w:fldChar w:fldCharType="end"/>
        </w:r>
        <w:r w:rsidRPr="00E169A1">
          <w:rPr>
            <w:rStyle w:val="Hyperlink"/>
            <w:noProof/>
          </w:rPr>
          <w:fldChar w:fldCharType="end"/>
        </w:r>
      </w:ins>
    </w:p>
    <w:p w14:paraId="0A049165" w14:textId="77777777" w:rsidR="00A35044" w:rsidRDefault="00A35044">
      <w:pPr>
        <w:pStyle w:val="Abbildungsverzeichnis"/>
        <w:tabs>
          <w:tab w:val="right" w:leader="dot" w:pos="9062"/>
        </w:tabs>
        <w:rPr>
          <w:ins w:id="169" w:author="Lukas Huwe" w:date="2015-02-04T19:36:00Z"/>
          <w:rFonts w:asciiTheme="minorHAnsi" w:eastAsiaTheme="minorEastAsia" w:hAnsiTheme="minorHAnsi"/>
          <w:noProof/>
          <w:lang w:eastAsia="de-DE"/>
        </w:rPr>
      </w:pPr>
      <w:ins w:id="170"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"_Toc410841932"</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15: Erster Entwurf</w:t>
        </w:r>
        <w:r>
          <w:rPr>
            <w:noProof/>
            <w:webHidden/>
          </w:rPr>
          <w:tab/>
        </w:r>
        <w:r>
          <w:rPr>
            <w:noProof/>
            <w:webHidden/>
          </w:rPr>
          <w:fldChar w:fldCharType="begin"/>
        </w:r>
        <w:r>
          <w:rPr>
            <w:noProof/>
            <w:webHidden/>
          </w:rPr>
          <w:instrText xml:space="preserve"> PAGEREF _Toc410841932 \h </w:instrText>
        </w:r>
      </w:ins>
      <w:r>
        <w:rPr>
          <w:noProof/>
          <w:webHidden/>
        </w:rPr>
      </w:r>
      <w:r>
        <w:rPr>
          <w:noProof/>
          <w:webHidden/>
        </w:rPr>
        <w:fldChar w:fldCharType="separate"/>
      </w:r>
      <w:ins w:id="171" w:author="Lukas Huwe" w:date="2015-02-04T19:36:00Z">
        <w:r>
          <w:rPr>
            <w:noProof/>
            <w:webHidden/>
          </w:rPr>
          <w:t>13</w:t>
        </w:r>
        <w:r>
          <w:rPr>
            <w:noProof/>
            <w:webHidden/>
          </w:rPr>
          <w:fldChar w:fldCharType="end"/>
        </w:r>
        <w:r w:rsidRPr="00E169A1">
          <w:rPr>
            <w:rStyle w:val="Hyperlink"/>
            <w:noProof/>
          </w:rPr>
          <w:fldChar w:fldCharType="end"/>
        </w:r>
      </w:ins>
    </w:p>
    <w:p w14:paraId="6C4A83C4" w14:textId="77777777" w:rsidR="00A35044" w:rsidRDefault="00A35044">
      <w:pPr>
        <w:pStyle w:val="Abbildungsverzeichnis"/>
        <w:tabs>
          <w:tab w:val="right" w:leader="dot" w:pos="9062"/>
        </w:tabs>
        <w:rPr>
          <w:ins w:id="172" w:author="Lukas Huwe" w:date="2015-02-04T19:36:00Z"/>
          <w:rFonts w:asciiTheme="minorHAnsi" w:eastAsiaTheme="minorEastAsia" w:hAnsiTheme="minorHAnsi"/>
          <w:noProof/>
          <w:lang w:eastAsia="de-DE"/>
        </w:rPr>
      </w:pPr>
      <w:ins w:id="173"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"_Toc410841933"</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16: Entwurf für Re-Design</w:t>
        </w:r>
        <w:r>
          <w:rPr>
            <w:noProof/>
            <w:webHidden/>
          </w:rPr>
          <w:tab/>
        </w:r>
        <w:r>
          <w:rPr>
            <w:noProof/>
            <w:webHidden/>
          </w:rPr>
          <w:fldChar w:fldCharType="begin"/>
        </w:r>
        <w:r>
          <w:rPr>
            <w:noProof/>
            <w:webHidden/>
          </w:rPr>
          <w:instrText xml:space="preserve"> PAGEREF _Toc410841933 \h </w:instrText>
        </w:r>
      </w:ins>
      <w:r>
        <w:rPr>
          <w:noProof/>
          <w:webHidden/>
        </w:rPr>
      </w:r>
      <w:r>
        <w:rPr>
          <w:noProof/>
          <w:webHidden/>
        </w:rPr>
        <w:fldChar w:fldCharType="separate"/>
      </w:r>
      <w:ins w:id="174" w:author="Lukas Huwe" w:date="2015-02-04T19:36:00Z">
        <w:r>
          <w:rPr>
            <w:noProof/>
            <w:webHidden/>
          </w:rPr>
          <w:t>14</w:t>
        </w:r>
        <w:r>
          <w:rPr>
            <w:noProof/>
            <w:webHidden/>
          </w:rPr>
          <w:fldChar w:fldCharType="end"/>
        </w:r>
        <w:r w:rsidRPr="00E169A1">
          <w:rPr>
            <w:rStyle w:val="Hyperlink"/>
            <w:noProof/>
          </w:rPr>
          <w:fldChar w:fldCharType="end"/>
        </w:r>
      </w:ins>
    </w:p>
    <w:p w14:paraId="01ADD943" w14:textId="77777777" w:rsidR="00A35044" w:rsidRDefault="00A35044">
      <w:pPr>
        <w:pStyle w:val="Abbildungsverzeichnis"/>
        <w:tabs>
          <w:tab w:val="right" w:leader="dot" w:pos="9062"/>
        </w:tabs>
        <w:rPr>
          <w:ins w:id="175" w:author="Lukas Huwe" w:date="2015-02-04T19:36:00Z"/>
          <w:rFonts w:asciiTheme="minorHAnsi" w:eastAsiaTheme="minorEastAsia" w:hAnsiTheme="minorHAnsi"/>
          <w:noProof/>
          <w:lang w:eastAsia="de-DE"/>
        </w:rPr>
      </w:pPr>
      <w:ins w:id="176"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"_Toc410841934"</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17: Screenshots der Version</w:t>
        </w:r>
        <w:r>
          <w:rPr>
            <w:noProof/>
            <w:webHidden/>
          </w:rPr>
          <w:tab/>
        </w:r>
        <w:r>
          <w:rPr>
            <w:noProof/>
            <w:webHidden/>
          </w:rPr>
          <w:fldChar w:fldCharType="begin"/>
        </w:r>
        <w:r>
          <w:rPr>
            <w:noProof/>
            <w:webHidden/>
          </w:rPr>
          <w:instrText xml:space="preserve"> PAGEREF _Toc410841934 \h </w:instrText>
        </w:r>
      </w:ins>
      <w:r>
        <w:rPr>
          <w:noProof/>
          <w:webHidden/>
        </w:rPr>
      </w:r>
      <w:r>
        <w:rPr>
          <w:noProof/>
          <w:webHidden/>
        </w:rPr>
        <w:fldChar w:fldCharType="separate"/>
      </w:r>
      <w:ins w:id="177" w:author="Lukas Huwe" w:date="2015-02-04T19:36:00Z">
        <w:r>
          <w:rPr>
            <w:noProof/>
            <w:webHidden/>
          </w:rPr>
          <w:t>15</w:t>
        </w:r>
        <w:r>
          <w:rPr>
            <w:noProof/>
            <w:webHidden/>
          </w:rPr>
          <w:fldChar w:fldCharType="end"/>
        </w:r>
        <w:r w:rsidRPr="00E169A1">
          <w:rPr>
            <w:rStyle w:val="Hyperlink"/>
            <w:noProof/>
          </w:rPr>
          <w:fldChar w:fldCharType="end"/>
        </w:r>
      </w:ins>
    </w:p>
    <w:p w14:paraId="057497EA" w14:textId="77777777" w:rsidR="00A35044" w:rsidRDefault="00A35044">
      <w:pPr>
        <w:pStyle w:val="Abbildungsverzeichnis"/>
        <w:tabs>
          <w:tab w:val="right" w:leader="dot" w:pos="9062"/>
        </w:tabs>
        <w:rPr>
          <w:ins w:id="178" w:author="Lukas Huwe" w:date="2015-02-04T19:36:00Z"/>
          <w:rFonts w:asciiTheme="minorHAnsi" w:eastAsiaTheme="minorEastAsia" w:hAnsiTheme="minorHAnsi"/>
          <w:noProof/>
          <w:lang w:eastAsia="de-DE"/>
        </w:rPr>
      </w:pPr>
      <w:ins w:id="179" w:author="Lukas Huwe" w:date="2015-02-04T19:36:00Z">
        <w:r w:rsidRPr="00E169A1">
          <w:rPr>
            <w:rStyle w:val="Hyperlink"/>
            <w:noProof/>
          </w:rPr>
          <w:fldChar w:fldCharType="begin"/>
        </w:r>
        <w:r w:rsidRPr="00E169A1">
          <w:rPr>
            <w:rStyle w:val="Hyperlink"/>
            <w:noProof/>
          </w:rPr>
          <w:instrText xml:space="preserve"> </w:instrText>
        </w:r>
        <w:r>
          <w:rPr>
            <w:noProof/>
          </w:rPr>
          <w:instrText>HYPERLINK "C:\\Users\\Lukas\\Documents\\pwsafe\\Dokumentation\\Projektdokumentation.docx" \l "_Toc410841935"</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18: SplashScreen</w:t>
        </w:r>
        <w:r>
          <w:rPr>
            <w:noProof/>
            <w:webHidden/>
          </w:rPr>
          <w:tab/>
        </w:r>
        <w:r>
          <w:rPr>
            <w:noProof/>
            <w:webHidden/>
          </w:rPr>
          <w:fldChar w:fldCharType="begin"/>
        </w:r>
        <w:r>
          <w:rPr>
            <w:noProof/>
            <w:webHidden/>
          </w:rPr>
          <w:instrText xml:space="preserve"> PAGEREF _Toc410841935 \h </w:instrText>
        </w:r>
      </w:ins>
      <w:r>
        <w:rPr>
          <w:noProof/>
          <w:webHidden/>
        </w:rPr>
      </w:r>
      <w:r>
        <w:rPr>
          <w:noProof/>
          <w:webHidden/>
        </w:rPr>
        <w:fldChar w:fldCharType="separate"/>
      </w:r>
      <w:ins w:id="180" w:author="Lukas Huwe" w:date="2015-02-04T19:36:00Z">
        <w:r>
          <w:rPr>
            <w:noProof/>
            <w:webHidden/>
          </w:rPr>
          <w:t>16</w:t>
        </w:r>
        <w:r>
          <w:rPr>
            <w:noProof/>
            <w:webHidden/>
          </w:rPr>
          <w:fldChar w:fldCharType="end"/>
        </w:r>
        <w:r w:rsidRPr="00E169A1">
          <w:rPr>
            <w:rStyle w:val="Hyperlink"/>
            <w:noProof/>
          </w:rPr>
          <w:fldChar w:fldCharType="end"/>
        </w:r>
      </w:ins>
    </w:p>
    <w:p w14:paraId="64F4A4CE" w14:textId="77777777" w:rsidR="00A35044" w:rsidRDefault="00A35044">
      <w:pPr>
        <w:pStyle w:val="Abbildungsverzeichnis"/>
        <w:tabs>
          <w:tab w:val="right" w:leader="dot" w:pos="9062"/>
        </w:tabs>
        <w:rPr>
          <w:ins w:id="181" w:author="Lukas Huwe" w:date="2015-02-04T19:36:00Z"/>
          <w:rFonts w:asciiTheme="minorHAnsi" w:eastAsiaTheme="minorEastAsia" w:hAnsiTheme="minorHAnsi"/>
          <w:noProof/>
          <w:lang w:eastAsia="de-DE"/>
        </w:rPr>
      </w:pPr>
      <w:ins w:id="182"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"_Toc410841936"</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19: Neue Paket-Struktur</w:t>
        </w:r>
        <w:r>
          <w:rPr>
            <w:noProof/>
            <w:webHidden/>
          </w:rPr>
          <w:tab/>
        </w:r>
        <w:r>
          <w:rPr>
            <w:noProof/>
            <w:webHidden/>
          </w:rPr>
          <w:fldChar w:fldCharType="begin"/>
        </w:r>
        <w:r>
          <w:rPr>
            <w:noProof/>
            <w:webHidden/>
          </w:rPr>
          <w:instrText xml:space="preserve"> PAGEREF _Toc410841936 \h </w:instrText>
        </w:r>
      </w:ins>
      <w:r>
        <w:rPr>
          <w:noProof/>
          <w:webHidden/>
        </w:rPr>
      </w:r>
      <w:r>
        <w:rPr>
          <w:noProof/>
          <w:webHidden/>
        </w:rPr>
        <w:fldChar w:fldCharType="separate"/>
      </w:r>
      <w:ins w:id="183" w:author="Lukas Huwe" w:date="2015-02-04T19:36:00Z">
        <w:r>
          <w:rPr>
            <w:noProof/>
            <w:webHidden/>
          </w:rPr>
          <w:t>18</w:t>
        </w:r>
        <w:r>
          <w:rPr>
            <w:noProof/>
            <w:webHidden/>
          </w:rPr>
          <w:fldChar w:fldCharType="end"/>
        </w:r>
        <w:r w:rsidRPr="00E169A1">
          <w:rPr>
            <w:rStyle w:val="Hyperlink"/>
            <w:noProof/>
          </w:rPr>
          <w:fldChar w:fldCharType="end"/>
        </w:r>
      </w:ins>
    </w:p>
    <w:p w14:paraId="18635788" w14:textId="77777777" w:rsidR="00A35044" w:rsidRDefault="00A35044">
      <w:pPr>
        <w:pStyle w:val="Abbildungsverzeichnis"/>
        <w:tabs>
          <w:tab w:val="right" w:leader="dot" w:pos="9062"/>
        </w:tabs>
        <w:rPr>
          <w:ins w:id="184" w:author="Lukas Huwe" w:date="2015-02-04T19:36:00Z"/>
          <w:rFonts w:asciiTheme="minorHAnsi" w:eastAsiaTheme="minorEastAsia" w:hAnsiTheme="minorHAnsi"/>
          <w:noProof/>
          <w:lang w:eastAsia="de-DE"/>
        </w:rPr>
      </w:pPr>
      <w:ins w:id="185" w:author="Lukas Huwe" w:date="2015-02-04T19:36:00Z">
        <w:r w:rsidRPr="00E169A1">
          <w:rPr>
            <w:rStyle w:val="Hyperlink"/>
            <w:noProof/>
          </w:rPr>
          <w:fldChar w:fldCharType="begin"/>
        </w:r>
        <w:r w:rsidRPr="00E169A1">
          <w:rPr>
            <w:rStyle w:val="Hyperlink"/>
            <w:noProof/>
          </w:rPr>
          <w:instrText xml:space="preserve"> </w:instrText>
        </w:r>
        <w:r>
          <w:rPr>
            <w:noProof/>
          </w:rPr>
          <w:instrText>HYPERLINK \l "_Toc410841937"</w:instrText>
        </w:r>
        <w:r w:rsidRPr="00E169A1">
          <w:rPr>
            <w:rStyle w:val="Hyperlink"/>
            <w:noProof/>
          </w:rPr>
          <w:instrText xml:space="preserve"> </w:instrText>
        </w:r>
        <w:r w:rsidRPr="00E169A1">
          <w:rPr>
            <w:rStyle w:val="Hyperlink"/>
            <w:noProof/>
          </w:rPr>
          <w:fldChar w:fldCharType="separate"/>
        </w:r>
        <w:r w:rsidRPr="00E169A1">
          <w:rPr>
            <w:rStyle w:val="Hyperlink"/>
            <w:noProof/>
          </w:rPr>
          <w:t>Abbildung 20: Ansichten der Endversion</w:t>
        </w:r>
        <w:r>
          <w:rPr>
            <w:noProof/>
            <w:webHidden/>
          </w:rPr>
          <w:tab/>
        </w:r>
        <w:r>
          <w:rPr>
            <w:noProof/>
            <w:webHidden/>
          </w:rPr>
          <w:fldChar w:fldCharType="begin"/>
        </w:r>
        <w:r>
          <w:rPr>
            <w:noProof/>
            <w:webHidden/>
          </w:rPr>
          <w:instrText xml:space="preserve"> PAGEREF _Toc410841937 \h </w:instrText>
        </w:r>
      </w:ins>
      <w:r>
        <w:rPr>
          <w:noProof/>
          <w:webHidden/>
        </w:rPr>
      </w:r>
      <w:r>
        <w:rPr>
          <w:noProof/>
          <w:webHidden/>
        </w:rPr>
        <w:fldChar w:fldCharType="separate"/>
      </w:r>
      <w:ins w:id="186" w:author="Lukas Huwe" w:date="2015-02-04T19:36:00Z">
        <w:r>
          <w:rPr>
            <w:noProof/>
            <w:webHidden/>
          </w:rPr>
          <w:t>19</w:t>
        </w:r>
        <w:r>
          <w:rPr>
            <w:noProof/>
            <w:webHidden/>
          </w:rPr>
          <w:fldChar w:fldCharType="end"/>
        </w:r>
        <w:r w:rsidRPr="00E169A1">
          <w:rPr>
            <w:rStyle w:val="Hyperlink"/>
            <w:noProof/>
          </w:rPr>
          <w:fldChar w:fldCharType="end"/>
        </w:r>
      </w:ins>
    </w:p>
    <w:p w14:paraId="62C47256" w14:textId="77777777" w:rsidR="00445CA6" w:rsidDel="00A35044" w:rsidRDefault="00445CA6">
      <w:pPr>
        <w:pStyle w:val="Abbildungsverzeichnis"/>
        <w:tabs>
          <w:tab w:val="right" w:leader="dot" w:pos="9062"/>
        </w:tabs>
        <w:rPr>
          <w:del w:id="187" w:author="Lukas Huwe" w:date="2015-02-04T19:36:00Z"/>
          <w:rFonts w:asciiTheme="minorHAnsi" w:eastAsiaTheme="minorEastAsia" w:hAnsiTheme="minorHAnsi"/>
          <w:noProof/>
          <w:lang w:eastAsia="de-DE"/>
        </w:rPr>
      </w:pPr>
      <w:del w:id="188" w:author="Lukas Huwe" w:date="2015-02-04T19:36:00Z">
        <w:r w:rsidRPr="00A35044" w:rsidDel="00A35044">
          <w:rPr>
            <w:rPrChange w:id="189" w:author="Lukas Huwe" w:date="2015-02-04T19:36:00Z">
              <w:rPr>
                <w:rStyle w:val="Hyperlink"/>
                <w:noProof/>
              </w:rPr>
            </w:rPrChange>
          </w:rPr>
          <w:delText>Abbildung 1: Systemstruktur</w:delText>
        </w:r>
        <w:r w:rsidDel="00A35044">
          <w:rPr>
            <w:noProof/>
            <w:webHidden/>
          </w:rPr>
          <w:tab/>
          <w:delText>5</w:delText>
        </w:r>
      </w:del>
    </w:p>
    <w:p w14:paraId="25633937" w14:textId="77777777" w:rsidR="00445CA6" w:rsidDel="00A35044" w:rsidRDefault="00445CA6">
      <w:pPr>
        <w:pStyle w:val="Abbildungsverzeichnis"/>
        <w:tabs>
          <w:tab w:val="right" w:leader="dot" w:pos="9062"/>
        </w:tabs>
        <w:rPr>
          <w:del w:id="190" w:author="Lukas Huwe" w:date="2015-02-04T19:36:00Z"/>
          <w:rFonts w:asciiTheme="minorHAnsi" w:eastAsiaTheme="minorEastAsia" w:hAnsiTheme="minorHAnsi"/>
          <w:noProof/>
          <w:lang w:eastAsia="de-DE"/>
        </w:rPr>
      </w:pPr>
      <w:del w:id="191" w:author="Lukas Huwe" w:date="2015-02-04T19:36:00Z">
        <w:r w:rsidRPr="00A35044" w:rsidDel="00A35044">
          <w:rPr>
            <w:rPrChange w:id="192" w:author="Lukas Huwe" w:date="2015-02-04T19:36:00Z">
              <w:rPr>
                <w:rStyle w:val="Hyperlink"/>
                <w:noProof/>
              </w:rPr>
            </w:rPrChange>
          </w:rPr>
          <w:delText>Abbildung 2: SourceTree</w:delText>
        </w:r>
        <w:r w:rsidDel="00A35044">
          <w:rPr>
            <w:noProof/>
            <w:webHidden/>
          </w:rPr>
          <w:tab/>
          <w:delText>6</w:delText>
        </w:r>
      </w:del>
    </w:p>
    <w:p w14:paraId="6A96C300" w14:textId="77777777" w:rsidR="00445CA6" w:rsidDel="00A35044" w:rsidRDefault="00445CA6">
      <w:pPr>
        <w:pStyle w:val="Abbildungsverzeichnis"/>
        <w:tabs>
          <w:tab w:val="right" w:leader="dot" w:pos="9062"/>
        </w:tabs>
        <w:rPr>
          <w:del w:id="193" w:author="Lukas Huwe" w:date="2015-02-04T19:36:00Z"/>
          <w:rFonts w:asciiTheme="minorHAnsi" w:eastAsiaTheme="minorEastAsia" w:hAnsiTheme="minorHAnsi"/>
          <w:noProof/>
          <w:lang w:eastAsia="de-DE"/>
        </w:rPr>
      </w:pPr>
      <w:del w:id="194" w:author="Lukas Huwe" w:date="2015-02-04T19:36:00Z">
        <w:r w:rsidRPr="00A35044" w:rsidDel="00A35044">
          <w:rPr>
            <w:rPrChange w:id="195" w:author="Lukas Huwe" w:date="2015-02-04T19:36:00Z">
              <w:rPr>
                <w:rStyle w:val="Hyperlink"/>
                <w:noProof/>
              </w:rPr>
            </w:rPrChange>
          </w:rPr>
          <w:delText>Abbildung 3: SourceTree Pushmöglichkeit und Änderungshistorie</w:delText>
        </w:r>
        <w:r w:rsidDel="00A35044">
          <w:rPr>
            <w:noProof/>
            <w:webHidden/>
          </w:rPr>
          <w:tab/>
          <w:delText>7</w:delText>
        </w:r>
      </w:del>
    </w:p>
    <w:p w14:paraId="34C3D6E7" w14:textId="77777777" w:rsidR="00445CA6" w:rsidDel="00A35044" w:rsidRDefault="00445CA6">
      <w:pPr>
        <w:pStyle w:val="Abbildungsverzeichnis"/>
        <w:tabs>
          <w:tab w:val="right" w:leader="dot" w:pos="9062"/>
        </w:tabs>
        <w:rPr>
          <w:del w:id="196" w:author="Lukas Huwe" w:date="2015-02-04T19:36:00Z"/>
          <w:rFonts w:asciiTheme="minorHAnsi" w:eastAsiaTheme="minorEastAsia" w:hAnsiTheme="minorHAnsi"/>
          <w:noProof/>
          <w:lang w:eastAsia="de-DE"/>
        </w:rPr>
      </w:pPr>
      <w:del w:id="197" w:author="Lukas Huwe" w:date="2015-02-04T19:36:00Z">
        <w:r w:rsidRPr="00A35044" w:rsidDel="00A35044">
          <w:rPr>
            <w:rPrChange w:id="198" w:author="Lukas Huwe" w:date="2015-02-04T19:36:00Z">
              <w:rPr>
                <w:rStyle w:val="Hyperlink"/>
                <w:noProof/>
              </w:rPr>
            </w:rPrChange>
          </w:rPr>
          <w:delText>Abbildung 4: Startbildschirm</w:delText>
        </w:r>
        <w:r w:rsidDel="00A35044">
          <w:rPr>
            <w:noProof/>
            <w:webHidden/>
          </w:rPr>
          <w:tab/>
          <w:delText>7</w:delText>
        </w:r>
      </w:del>
    </w:p>
    <w:p w14:paraId="58183814" w14:textId="77777777" w:rsidR="00445CA6" w:rsidDel="00A35044" w:rsidRDefault="00445CA6">
      <w:pPr>
        <w:pStyle w:val="Abbildungsverzeichnis"/>
        <w:tabs>
          <w:tab w:val="right" w:leader="dot" w:pos="9062"/>
        </w:tabs>
        <w:rPr>
          <w:del w:id="199" w:author="Lukas Huwe" w:date="2015-02-04T19:36:00Z"/>
          <w:rFonts w:asciiTheme="minorHAnsi" w:eastAsiaTheme="minorEastAsia" w:hAnsiTheme="minorHAnsi"/>
          <w:noProof/>
          <w:lang w:eastAsia="de-DE"/>
        </w:rPr>
      </w:pPr>
      <w:del w:id="200" w:author="Lukas Huwe" w:date="2015-02-04T19:36:00Z">
        <w:r w:rsidRPr="00A35044" w:rsidDel="00A35044">
          <w:rPr>
            <w:rPrChange w:id="201" w:author="Lukas Huwe" w:date="2015-02-04T19:36:00Z">
              <w:rPr>
                <w:rStyle w:val="Hyperlink"/>
                <w:noProof/>
              </w:rPr>
            </w:rPrChange>
          </w:rPr>
          <w:delText>Abbildung 5: Erweiterter GUI-Editor</w:delText>
        </w:r>
        <w:r w:rsidDel="00A35044">
          <w:rPr>
            <w:noProof/>
            <w:webHidden/>
          </w:rPr>
          <w:tab/>
          <w:delText>8</w:delText>
        </w:r>
      </w:del>
    </w:p>
    <w:p w14:paraId="342C4124" w14:textId="77777777" w:rsidR="00445CA6" w:rsidDel="00A35044" w:rsidRDefault="00445CA6">
      <w:pPr>
        <w:pStyle w:val="Abbildungsverzeichnis"/>
        <w:tabs>
          <w:tab w:val="right" w:leader="dot" w:pos="9062"/>
        </w:tabs>
        <w:rPr>
          <w:del w:id="202" w:author="Lukas Huwe" w:date="2015-02-04T19:36:00Z"/>
          <w:rFonts w:asciiTheme="minorHAnsi" w:eastAsiaTheme="minorEastAsia" w:hAnsiTheme="minorHAnsi"/>
          <w:noProof/>
          <w:lang w:eastAsia="de-DE"/>
        </w:rPr>
      </w:pPr>
      <w:del w:id="203" w:author="Lukas Huwe" w:date="2015-02-04T19:36:00Z">
        <w:r w:rsidRPr="00A35044" w:rsidDel="00A35044">
          <w:rPr>
            <w:rPrChange w:id="204" w:author="Lukas Huwe" w:date="2015-02-04T19:36:00Z">
              <w:rPr>
                <w:rStyle w:val="Hyperlink"/>
                <w:noProof/>
              </w:rPr>
            </w:rPrChange>
          </w:rPr>
          <w:delText>Abbildung 6: Codeentwicklung</w:delText>
        </w:r>
        <w:r w:rsidDel="00A35044">
          <w:rPr>
            <w:noProof/>
            <w:webHidden/>
          </w:rPr>
          <w:tab/>
          <w:delText>8</w:delText>
        </w:r>
      </w:del>
    </w:p>
    <w:p w14:paraId="20CBCECF" w14:textId="77777777" w:rsidR="00445CA6" w:rsidDel="00A35044" w:rsidRDefault="00445CA6">
      <w:pPr>
        <w:pStyle w:val="Abbildungsverzeichnis"/>
        <w:tabs>
          <w:tab w:val="right" w:leader="dot" w:pos="9062"/>
        </w:tabs>
        <w:rPr>
          <w:del w:id="205" w:author="Lukas Huwe" w:date="2015-02-04T19:36:00Z"/>
          <w:rFonts w:asciiTheme="minorHAnsi" w:eastAsiaTheme="minorEastAsia" w:hAnsiTheme="minorHAnsi"/>
          <w:noProof/>
          <w:lang w:eastAsia="de-DE"/>
        </w:rPr>
      </w:pPr>
      <w:del w:id="206" w:author="Lukas Huwe" w:date="2015-02-04T19:36:00Z">
        <w:r w:rsidRPr="00A35044" w:rsidDel="00A35044">
          <w:rPr>
            <w:rPrChange w:id="207" w:author="Lukas Huwe" w:date="2015-02-04T19:36:00Z">
              <w:rPr>
                <w:rStyle w:val="Hyperlink"/>
                <w:noProof/>
              </w:rPr>
            </w:rPrChange>
          </w:rPr>
          <w:delText>Abbildung 7: SDK-Manager</w:delText>
        </w:r>
        <w:r w:rsidDel="00A35044">
          <w:rPr>
            <w:noProof/>
            <w:webHidden/>
          </w:rPr>
          <w:tab/>
          <w:delText>9</w:delText>
        </w:r>
      </w:del>
    </w:p>
    <w:p w14:paraId="45C98EAD" w14:textId="77777777" w:rsidR="00445CA6" w:rsidDel="00A35044" w:rsidRDefault="00445CA6">
      <w:pPr>
        <w:pStyle w:val="Abbildungsverzeichnis"/>
        <w:tabs>
          <w:tab w:val="right" w:leader="dot" w:pos="9062"/>
        </w:tabs>
        <w:rPr>
          <w:del w:id="208" w:author="Lukas Huwe" w:date="2015-02-04T19:36:00Z"/>
          <w:rFonts w:asciiTheme="minorHAnsi" w:eastAsiaTheme="minorEastAsia" w:hAnsiTheme="minorHAnsi"/>
          <w:noProof/>
          <w:lang w:eastAsia="de-DE"/>
        </w:rPr>
      </w:pPr>
      <w:del w:id="209" w:author="Lukas Huwe" w:date="2015-02-04T19:36:00Z">
        <w:r w:rsidRPr="00A35044" w:rsidDel="00A35044">
          <w:rPr>
            <w:rPrChange w:id="210" w:author="Lukas Huwe" w:date="2015-02-04T19:36:00Z">
              <w:rPr>
                <w:rStyle w:val="Hyperlink"/>
                <w:noProof/>
              </w:rPr>
            </w:rPrChange>
          </w:rPr>
          <w:delText>Abbildung 8: AVD-Manager</w:delText>
        </w:r>
        <w:r w:rsidDel="00A35044">
          <w:rPr>
            <w:noProof/>
            <w:webHidden/>
          </w:rPr>
          <w:tab/>
          <w:delText>9</w:delText>
        </w:r>
      </w:del>
    </w:p>
    <w:p w14:paraId="60735485" w14:textId="77777777" w:rsidR="00445CA6" w:rsidDel="00A35044" w:rsidRDefault="00445CA6">
      <w:pPr>
        <w:pStyle w:val="Abbildungsverzeichnis"/>
        <w:tabs>
          <w:tab w:val="right" w:leader="dot" w:pos="9062"/>
        </w:tabs>
        <w:rPr>
          <w:del w:id="211" w:author="Lukas Huwe" w:date="2015-02-04T19:36:00Z"/>
          <w:rFonts w:asciiTheme="minorHAnsi" w:eastAsiaTheme="minorEastAsia" w:hAnsiTheme="minorHAnsi"/>
          <w:noProof/>
          <w:lang w:eastAsia="de-DE"/>
        </w:rPr>
      </w:pPr>
      <w:del w:id="212" w:author="Lukas Huwe" w:date="2015-02-04T19:36:00Z">
        <w:r w:rsidRPr="00A35044" w:rsidDel="00A35044">
          <w:rPr>
            <w:rPrChange w:id="213" w:author="Lukas Huwe" w:date="2015-02-04T19:36:00Z">
              <w:rPr>
                <w:rStyle w:val="Hyperlink"/>
                <w:noProof/>
              </w:rPr>
            </w:rPrChange>
          </w:rPr>
          <w:delText>Abbildung 9: Logo</w:delText>
        </w:r>
        <w:r w:rsidDel="00A35044">
          <w:rPr>
            <w:noProof/>
            <w:webHidden/>
          </w:rPr>
          <w:tab/>
          <w:delText>10</w:delText>
        </w:r>
      </w:del>
    </w:p>
    <w:p w14:paraId="437E4BB5" w14:textId="77777777" w:rsidR="00445CA6" w:rsidDel="00A35044" w:rsidRDefault="00445CA6">
      <w:pPr>
        <w:pStyle w:val="Abbildungsverzeichnis"/>
        <w:tabs>
          <w:tab w:val="right" w:leader="dot" w:pos="9062"/>
        </w:tabs>
        <w:rPr>
          <w:del w:id="214" w:author="Lukas Huwe" w:date="2015-02-04T19:36:00Z"/>
          <w:rFonts w:asciiTheme="minorHAnsi" w:eastAsiaTheme="minorEastAsia" w:hAnsiTheme="minorHAnsi"/>
          <w:noProof/>
          <w:lang w:eastAsia="de-DE"/>
        </w:rPr>
      </w:pPr>
      <w:del w:id="215" w:author="Lukas Huwe" w:date="2015-02-04T19:36:00Z">
        <w:r w:rsidRPr="00A35044" w:rsidDel="00A35044">
          <w:rPr>
            <w:rPrChange w:id="216" w:author="Lukas Huwe" w:date="2015-02-04T19:36:00Z">
              <w:rPr>
                <w:rStyle w:val="Hyperlink"/>
                <w:noProof/>
              </w:rPr>
            </w:rPrChange>
          </w:rPr>
          <w:delText>Abbildung 10: build.gradle aus dem Projekt</w:delText>
        </w:r>
        <w:r w:rsidDel="00A35044">
          <w:rPr>
            <w:noProof/>
            <w:webHidden/>
          </w:rPr>
          <w:tab/>
          <w:delText>10</w:delText>
        </w:r>
      </w:del>
    </w:p>
    <w:p w14:paraId="5F2B2CFA" w14:textId="77777777" w:rsidR="00445CA6" w:rsidDel="00A35044" w:rsidRDefault="00445CA6">
      <w:pPr>
        <w:pStyle w:val="Abbildungsverzeichnis"/>
        <w:tabs>
          <w:tab w:val="right" w:leader="dot" w:pos="9062"/>
        </w:tabs>
        <w:rPr>
          <w:del w:id="217" w:author="Lukas Huwe" w:date="2015-02-04T19:36:00Z"/>
          <w:rFonts w:asciiTheme="minorHAnsi" w:eastAsiaTheme="minorEastAsia" w:hAnsiTheme="minorHAnsi"/>
          <w:noProof/>
          <w:lang w:eastAsia="de-DE"/>
        </w:rPr>
      </w:pPr>
      <w:del w:id="218" w:author="Lukas Huwe" w:date="2015-02-04T19:36:00Z">
        <w:r w:rsidRPr="00A35044" w:rsidDel="00A35044">
          <w:rPr>
            <w:rPrChange w:id="219" w:author="Lukas Huwe" w:date="2015-02-04T19:36:00Z">
              <w:rPr>
                <w:rStyle w:val="Hyperlink"/>
                <w:noProof/>
              </w:rPr>
            </w:rPrChange>
          </w:rPr>
          <w:delText>Abbildung 11: Konfigurierter Android Test</w:delText>
        </w:r>
        <w:r w:rsidDel="00A35044">
          <w:rPr>
            <w:noProof/>
            <w:webHidden/>
          </w:rPr>
          <w:tab/>
          <w:delText>11</w:delText>
        </w:r>
      </w:del>
    </w:p>
    <w:p w14:paraId="166964F0" w14:textId="77777777" w:rsidR="00445CA6" w:rsidDel="00A35044" w:rsidRDefault="00445CA6">
      <w:pPr>
        <w:pStyle w:val="Abbildungsverzeichnis"/>
        <w:tabs>
          <w:tab w:val="right" w:leader="dot" w:pos="9062"/>
        </w:tabs>
        <w:rPr>
          <w:del w:id="220" w:author="Lukas Huwe" w:date="2015-02-04T19:36:00Z"/>
          <w:rFonts w:asciiTheme="minorHAnsi" w:eastAsiaTheme="minorEastAsia" w:hAnsiTheme="minorHAnsi"/>
          <w:noProof/>
          <w:lang w:eastAsia="de-DE"/>
        </w:rPr>
      </w:pPr>
      <w:del w:id="221" w:author="Lukas Huwe" w:date="2015-02-04T19:36:00Z">
        <w:r w:rsidRPr="00A35044" w:rsidDel="00A35044">
          <w:rPr>
            <w:rPrChange w:id="222" w:author="Lukas Huwe" w:date="2015-02-04T19:36:00Z">
              <w:rPr>
                <w:rStyle w:val="Hyperlink"/>
                <w:noProof/>
              </w:rPr>
            </w:rPrChange>
          </w:rPr>
          <w:delText>Abbildung 12: Quellcode der Tests</w:delText>
        </w:r>
        <w:r w:rsidDel="00A35044">
          <w:rPr>
            <w:noProof/>
            <w:webHidden/>
          </w:rPr>
          <w:tab/>
          <w:delText>11</w:delText>
        </w:r>
      </w:del>
    </w:p>
    <w:p w14:paraId="6452172A" w14:textId="77777777" w:rsidR="00445CA6" w:rsidDel="00A35044" w:rsidRDefault="00445CA6">
      <w:pPr>
        <w:pStyle w:val="Abbildungsverzeichnis"/>
        <w:tabs>
          <w:tab w:val="right" w:leader="dot" w:pos="9062"/>
        </w:tabs>
        <w:rPr>
          <w:del w:id="223" w:author="Lukas Huwe" w:date="2015-02-04T19:36:00Z"/>
          <w:rFonts w:asciiTheme="minorHAnsi" w:eastAsiaTheme="minorEastAsia" w:hAnsiTheme="minorHAnsi"/>
          <w:noProof/>
          <w:lang w:eastAsia="de-DE"/>
        </w:rPr>
      </w:pPr>
      <w:del w:id="224" w:author="Lukas Huwe" w:date="2015-02-04T19:36:00Z">
        <w:r w:rsidRPr="00A35044" w:rsidDel="00A35044">
          <w:rPr>
            <w:rPrChange w:id="225" w:author="Lukas Huwe" w:date="2015-02-04T19:36:00Z">
              <w:rPr>
                <w:rStyle w:val="Hyperlink"/>
                <w:noProof/>
              </w:rPr>
            </w:rPrChange>
          </w:rPr>
          <w:delText>Abbildung 13: Initialisierung der Tests beim Laden des Emulators</w:delText>
        </w:r>
        <w:r w:rsidDel="00A35044">
          <w:rPr>
            <w:noProof/>
            <w:webHidden/>
          </w:rPr>
          <w:tab/>
          <w:delText>12</w:delText>
        </w:r>
      </w:del>
    </w:p>
    <w:p w14:paraId="3C4F8724" w14:textId="77777777" w:rsidR="00445CA6" w:rsidDel="00A35044" w:rsidRDefault="00445CA6">
      <w:pPr>
        <w:pStyle w:val="Abbildungsverzeichnis"/>
        <w:tabs>
          <w:tab w:val="right" w:leader="dot" w:pos="9062"/>
        </w:tabs>
        <w:rPr>
          <w:del w:id="226" w:author="Lukas Huwe" w:date="2015-02-04T19:36:00Z"/>
          <w:rFonts w:asciiTheme="minorHAnsi" w:eastAsiaTheme="minorEastAsia" w:hAnsiTheme="minorHAnsi"/>
          <w:noProof/>
          <w:lang w:eastAsia="de-DE"/>
        </w:rPr>
      </w:pPr>
      <w:del w:id="227" w:author="Lukas Huwe" w:date="2015-02-04T19:36:00Z">
        <w:r w:rsidRPr="00A35044" w:rsidDel="00A35044">
          <w:rPr>
            <w:rPrChange w:id="228" w:author="Lukas Huwe" w:date="2015-02-04T19:36:00Z">
              <w:rPr>
                <w:rStyle w:val="Hyperlink"/>
                <w:noProof/>
              </w:rPr>
            </w:rPrChange>
          </w:rPr>
          <w:delText>Abbildung 14: Testergebnisse</w:delText>
        </w:r>
        <w:r w:rsidDel="00A35044">
          <w:rPr>
            <w:noProof/>
            <w:webHidden/>
          </w:rPr>
          <w:tab/>
          <w:delText>12</w:delText>
        </w:r>
      </w:del>
    </w:p>
    <w:p w14:paraId="52004499" w14:textId="77777777" w:rsidR="00445CA6" w:rsidDel="00A35044" w:rsidRDefault="00445CA6">
      <w:pPr>
        <w:pStyle w:val="Abbildungsverzeichnis"/>
        <w:tabs>
          <w:tab w:val="right" w:leader="dot" w:pos="9062"/>
        </w:tabs>
        <w:rPr>
          <w:del w:id="229" w:author="Lukas Huwe" w:date="2015-02-04T19:36:00Z"/>
          <w:rFonts w:asciiTheme="minorHAnsi" w:eastAsiaTheme="minorEastAsia" w:hAnsiTheme="minorHAnsi"/>
          <w:noProof/>
          <w:lang w:eastAsia="de-DE"/>
        </w:rPr>
      </w:pPr>
      <w:del w:id="230" w:author="Lukas Huwe" w:date="2015-02-04T19:36:00Z">
        <w:r w:rsidRPr="00A35044" w:rsidDel="00A35044">
          <w:rPr>
            <w:rPrChange w:id="231" w:author="Lukas Huwe" w:date="2015-02-04T19:36:00Z">
              <w:rPr>
                <w:rStyle w:val="Hyperlink"/>
                <w:noProof/>
              </w:rPr>
            </w:rPrChange>
          </w:rPr>
          <w:delText>Abbildung 15: Entwurf für Re-Design</w:delText>
        </w:r>
        <w:r w:rsidDel="00A35044">
          <w:rPr>
            <w:noProof/>
            <w:webHidden/>
          </w:rPr>
          <w:tab/>
          <w:delText>14</w:delText>
        </w:r>
      </w:del>
    </w:p>
    <w:p w14:paraId="58710256" w14:textId="6A3BE356" w:rsidR="00ED309B" w:rsidRPr="00EC0A9D" w:rsidRDefault="00C04380" w:rsidP="009B00EC">
      <w:pPr>
        <w:rPr>
          <w:rFonts w:cs="Arial"/>
          <w:color w:val="FF0000"/>
        </w:rPr>
      </w:pPr>
      <w:r>
        <w:fldChar w:fldCharType="end"/>
      </w:r>
    </w:p>
    <w:sectPr w:rsidR="00ED309B" w:rsidRPr="00EC0A9D" w:rsidSect="008625D0">
      <w:footerReference w:type="default" r:id="rId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Nadine" w:date="2015-02-05T20:05:00Z" w:initials="N">
    <w:p w14:paraId="3229825A" w14:textId="7269F5B5" w:rsidR="009C6CF9" w:rsidRDefault="009C6CF9">
      <w:pPr>
        <w:pStyle w:val="Kommentartext"/>
      </w:pPr>
      <w:r>
        <w:rPr>
          <w:rStyle w:val="Kommentarzeichen"/>
        </w:rPr>
        <w:annotationRef/>
      </w:r>
      <w:r>
        <w:t>NIEMALS „wir“-Form in einer Doku! Bitte überall ändern</w:t>
      </w:r>
    </w:p>
  </w:comment>
  <w:comment w:id="53" w:author="Nadine" w:date="2015-02-05T20:08:00Z" w:initials="N">
    <w:p w14:paraId="50D43DC0" w14:textId="5E759E85" w:rsidR="0003485F" w:rsidRDefault="0003485F">
      <w:pPr>
        <w:pStyle w:val="Kommentartext"/>
      </w:pPr>
      <w:r>
        <w:rPr>
          <w:rStyle w:val="Kommentarzeichen"/>
        </w:rPr>
        <w:annotationRef/>
      </w:r>
      <w:r>
        <w:t>„die Klasse“ / „das Interface“ ec. Davor schreiben</w:t>
      </w:r>
    </w:p>
  </w:comment>
  <w:comment w:id="65" w:author="Lukas Huwe" w:date="2015-02-03T16:17:00Z" w:initials="LH">
    <w:p w14:paraId="104EBB2F" w14:textId="77777777" w:rsidR="009C6CF9" w:rsidRDefault="009C6CF9" w:rsidP="00F11808">
      <w:pPr>
        <w:pStyle w:val="Kommentartext"/>
      </w:pPr>
      <w:r>
        <w:rPr>
          <w:rStyle w:val="Kommentarzeichen"/>
        </w:rPr>
        <w:annotationRef/>
      </w:r>
      <w:r>
        <w:t>Auch hier: Sollen wir wirklich die Links in die Dokumentation schreiben?</w:t>
      </w:r>
    </w:p>
  </w:comment>
  <w:comment w:id="66" w:author="Ochtrup Sebastian" w:date="2015-02-03T23:00:00Z" w:initials="OS">
    <w:p w14:paraId="14A717E9" w14:textId="604BD4FF" w:rsidR="009C6CF9" w:rsidRDefault="009C6CF9">
      <w:pPr>
        <w:pStyle w:val="Kommentartext"/>
      </w:pPr>
      <w:r>
        <w:rPr>
          <w:rStyle w:val="Kommentarzeichen"/>
        </w:rPr>
        <w:annotationRef/>
      </w:r>
      <w:r>
        <w:t>Fußnote</w:t>
      </w:r>
    </w:p>
  </w:comment>
  <w:comment w:id="70" w:author="Ochtrup Sebastian" w:date="2015-02-03T22:47:00Z" w:initials="OS">
    <w:p w14:paraId="5DDD7B81" w14:textId="3866E5F1" w:rsidR="009C6CF9" w:rsidRDefault="009C6CF9">
      <w:pPr>
        <w:pStyle w:val="Kommentartext"/>
      </w:pPr>
      <w:r>
        <w:rPr>
          <w:rStyle w:val="Kommentarzeichen"/>
        </w:rPr>
        <w:annotationRef/>
      </w:r>
      <w:r>
        <w:t>Ich weiß nicht ob ich das so schreiben würde. Als Abgrenzungskriterium habe ich unter 1.3  genannt, dass wir keine Backup-Funktionalität aus der App heraus bieten und es ist halt die Frage, ob ein DAU wirklich eine XML-Datei auf Systemebene sichern kann und dies auch tut</w:t>
      </w:r>
    </w:p>
  </w:comment>
  <w:comment w:id="71" w:author="Lukas Huwe" w:date="2015-02-04T18:38:00Z" w:initials="LH">
    <w:p w14:paraId="7A3DDB17" w14:textId="67A62B5C" w:rsidR="009C6CF9" w:rsidRDefault="009C6CF9">
      <w:pPr>
        <w:pStyle w:val="Kommentartext"/>
      </w:pPr>
      <w:r>
        <w:rPr>
          <w:rStyle w:val="Kommentarzeichen"/>
        </w:rPr>
        <w:annotationRef/>
      </w:r>
      <w:r>
        <w:t>Bin ich auch der Meinung, wir können es eventuell in der Präsentation erwähnen, aber mehr auch nicht</w:t>
      </w:r>
    </w:p>
  </w:comment>
  <w:comment w:id="76" w:author="Nadine" w:date="2015-02-05T20:35:00Z" w:initials="N">
    <w:p w14:paraId="52CA4015" w14:textId="17ACC967" w:rsidR="00CB0546" w:rsidRDefault="00CB0546">
      <w:pPr>
        <w:pStyle w:val="Kommentartext"/>
      </w:pPr>
      <w:r>
        <w:rPr>
          <w:rStyle w:val="Kommentarzeichen"/>
        </w:rPr>
        <w:annotationRef/>
      </w:r>
      <w:r>
        <w:t>Ich finde außerdem doof, dass man bei geänderten Dateien immer nur die „Hunks“ sieht. Die Ansicht in SVN, bei der man sich die komplette Datei ansehen kann, finde ich praktischer</w:t>
      </w:r>
    </w:p>
  </w:comment>
  <w:comment w:id="109" w:author="Lukas Huwe" w:date="2015-02-03T15:10:00Z" w:initials="LH">
    <w:p w14:paraId="16C382AB" w14:textId="77777777" w:rsidR="009C6CF9" w:rsidRDefault="009C6CF9">
      <w:pPr>
        <w:pStyle w:val="Kommentartext"/>
      </w:pPr>
      <w:r>
        <w:rPr>
          <w:rStyle w:val="Kommentarzeichen"/>
        </w:rPr>
        <w:annotationRef/>
      </w:r>
      <w:r>
        <w:t>Finde ich sinnvoller, wenn es bei der Relexion des Tools enthalten ist.</w:t>
      </w:r>
    </w:p>
    <w:p w14:paraId="5E136A49" w14:textId="77777777" w:rsidR="009C6CF9" w:rsidRDefault="009C6CF9">
      <w:pPr>
        <w:pStyle w:val="Kommentartext"/>
      </w:pPr>
      <w:r>
        <w:t>Habe es deswegen verlagert, aber erst einmal hier auch gelassen.</w:t>
      </w:r>
    </w:p>
    <w:p w14:paraId="2D252D97" w14:textId="45745D7D" w:rsidR="009C6CF9" w:rsidRDefault="009C6CF9">
      <w:pPr>
        <w:pStyle w:val="Kommentartext"/>
      </w:pPr>
      <w:r>
        <w:t>Meinungen?</w:t>
      </w:r>
    </w:p>
  </w:comment>
  <w:comment w:id="108" w:author="Ochtrup Sebastian" w:date="2015-02-03T23:04:00Z" w:initials="OS">
    <w:p w14:paraId="44D1762F" w14:textId="1AA33935" w:rsidR="009C6CF9" w:rsidRDefault="009C6CF9">
      <w:pPr>
        <w:pStyle w:val="Kommentartext"/>
      </w:pPr>
      <w:r>
        <w:rPr>
          <w:rStyle w:val="Kommentarzeichen"/>
        </w:rPr>
        <w:annotationRef/>
      </w:r>
      <w:r>
        <w:t>Da kann ich Lukas in allen Punkten zustimmen</w:t>
      </w:r>
    </w:p>
  </w:comment>
  <w:comment w:id="111" w:author="Lukas Huwe" w:date="2015-02-03T16:17:00Z" w:initials="LH">
    <w:p w14:paraId="4DD8DC3A" w14:textId="3B51DE42" w:rsidR="009C6CF9" w:rsidRDefault="009C6CF9">
      <w:pPr>
        <w:pStyle w:val="Kommentartext"/>
      </w:pPr>
      <w:r>
        <w:rPr>
          <w:rStyle w:val="Kommentarzeichen"/>
        </w:rPr>
        <w:annotationRef/>
      </w:r>
      <w:r>
        <w:rPr>
          <w:rStyle w:val="Kommentarzeichen"/>
        </w:rPr>
        <w:t>Der Link ist doppelt in der Doku</w:t>
      </w:r>
    </w:p>
  </w:comment>
  <w:comment w:id="110" w:author="Lukas Huwe" w:date="2015-02-03T19:00:00Z" w:initials="LH">
    <w:p w14:paraId="5147B782" w14:textId="109099EF" w:rsidR="009C6CF9" w:rsidRDefault="009C6CF9">
      <w:pPr>
        <w:pStyle w:val="Kommentartext"/>
      </w:pPr>
      <w:r>
        <w:rPr>
          <w:rStyle w:val="Kommentarzeichen"/>
        </w:rPr>
        <w:annotationRef/>
      </w:r>
      <w:r>
        <w:t>Finde ich auch passender in der Bewertung des Android Studios</w:t>
      </w:r>
    </w:p>
  </w:comment>
  <w:comment w:id="114" w:author="Lukas Huwe" w:date="2015-02-04T19:30:00Z" w:initials="LH">
    <w:p w14:paraId="3672CE9F" w14:textId="0937095C" w:rsidR="009C6CF9" w:rsidRDefault="009C6CF9">
      <w:pPr>
        <w:pStyle w:val="Kommentartext"/>
      </w:pPr>
      <w:r>
        <w:rPr>
          <w:rStyle w:val="Kommentarzeichen"/>
        </w:rPr>
        <w:annotationRef/>
      </w:r>
      <w:r>
        <w:t>Finde den Schluss von mkerk genau passend für ein Fazit. Was sagt ihr?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29825A" w15:done="0"/>
  <w15:commentEx w15:paraId="50D43DC0" w15:done="0"/>
  <w15:commentEx w15:paraId="104EBB2F" w15:done="0"/>
  <w15:commentEx w15:paraId="14A717E9" w15:done="0"/>
  <w15:commentEx w15:paraId="5DDD7B81" w15:done="0"/>
  <w15:commentEx w15:paraId="7A3DDB17" w15:paraIdParent="5DDD7B81" w15:done="0"/>
  <w15:commentEx w15:paraId="52CA4015" w15:done="0"/>
  <w15:commentEx w15:paraId="2D252D97" w15:done="0"/>
  <w15:commentEx w15:paraId="44D1762F" w15:done="0"/>
  <w15:commentEx w15:paraId="4DD8DC3A" w15:done="0"/>
  <w15:commentEx w15:paraId="5147B782" w15:done="0"/>
  <w15:commentEx w15:paraId="3672CE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CB6E9" w14:textId="77777777" w:rsidR="00EE18AD" w:rsidRDefault="00EE18AD" w:rsidP="002D38FC">
      <w:pPr>
        <w:spacing w:after="0" w:line="240" w:lineRule="auto"/>
      </w:pPr>
      <w:r>
        <w:separator/>
      </w:r>
    </w:p>
  </w:endnote>
  <w:endnote w:type="continuationSeparator" w:id="0">
    <w:p w14:paraId="0137035E" w14:textId="77777777" w:rsidR="00EE18AD" w:rsidRDefault="00EE18AD"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9C6CF9" w:rsidRDefault="00EE18AD"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rsidR="009C6CF9">
      <w:t xml:space="preserve">Nadine Feldmann, Lukas Huwe, Michael Kerkhoff und Sebastian Ochtrup </w:t>
    </w:r>
    <w:r w:rsidR="009C6CF9">
      <w:tab/>
      <w:t xml:space="preserve">Seite </w:t>
    </w:r>
    <w:sdt>
      <w:sdtPr>
        <w:id w:val="1423610786"/>
        <w:docPartObj>
          <w:docPartGallery w:val="Page Numbers (Bottom of Page)"/>
          <w:docPartUnique/>
        </w:docPartObj>
      </w:sdtPr>
      <w:sdtEndPr/>
      <w:sdtContent>
        <w:r w:rsidR="009C6CF9">
          <w:fldChar w:fldCharType="begin"/>
        </w:r>
        <w:r w:rsidR="009C6CF9">
          <w:instrText>PAGE   \* MERGEFORMAT</w:instrText>
        </w:r>
        <w:r w:rsidR="009C6CF9">
          <w:fldChar w:fldCharType="separate"/>
        </w:r>
        <w:r w:rsidR="00CB0546">
          <w:rPr>
            <w:noProof/>
          </w:rPr>
          <w:t>21</w:t>
        </w:r>
        <w:r w:rsidR="009C6CF9">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7B3AB" w14:textId="77777777" w:rsidR="00EE18AD" w:rsidRDefault="00EE18AD" w:rsidP="002D38FC">
      <w:pPr>
        <w:spacing w:after="0" w:line="240" w:lineRule="auto"/>
      </w:pPr>
      <w:r>
        <w:separator/>
      </w:r>
    </w:p>
  </w:footnote>
  <w:footnote w:type="continuationSeparator" w:id="0">
    <w:p w14:paraId="6D8340AE" w14:textId="77777777" w:rsidR="00EE18AD" w:rsidRDefault="00EE18AD"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dine">
    <w15:presenceInfo w15:providerId="None" w15:userId="Nadine"/>
  </w15:person>
  <w15:person w15:author="Lukas Huwe">
    <w15:presenceInfo w15:providerId="Windows Live" w15:userId="cbe823afa27d8dd6"/>
  </w15:person>
  <w15:person w15:author="Ochtrup Sebastian">
    <w15:presenceInfo w15:providerId="AD" w15:userId="S-1-5-21-2389486915-3786046557-3666403975-87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3485F"/>
    <w:rsid w:val="00041D27"/>
    <w:rsid w:val="00070244"/>
    <w:rsid w:val="000B2101"/>
    <w:rsid w:val="000B626C"/>
    <w:rsid w:val="000C4545"/>
    <w:rsid w:val="000F58F5"/>
    <w:rsid w:val="0010257E"/>
    <w:rsid w:val="00126583"/>
    <w:rsid w:val="001502EF"/>
    <w:rsid w:val="0016639D"/>
    <w:rsid w:val="0017540B"/>
    <w:rsid w:val="00182C89"/>
    <w:rsid w:val="001A2ABE"/>
    <w:rsid w:val="001B2FA5"/>
    <w:rsid w:val="001B6C22"/>
    <w:rsid w:val="001D3EB3"/>
    <w:rsid w:val="001E5CF5"/>
    <w:rsid w:val="002050C3"/>
    <w:rsid w:val="0023519E"/>
    <w:rsid w:val="00235ED0"/>
    <w:rsid w:val="002767E3"/>
    <w:rsid w:val="002D38FC"/>
    <w:rsid w:val="00315632"/>
    <w:rsid w:val="00316B11"/>
    <w:rsid w:val="00353A24"/>
    <w:rsid w:val="00355CAB"/>
    <w:rsid w:val="003634E7"/>
    <w:rsid w:val="0039367D"/>
    <w:rsid w:val="003C19AB"/>
    <w:rsid w:val="003D35F8"/>
    <w:rsid w:val="004013C3"/>
    <w:rsid w:val="004126A1"/>
    <w:rsid w:val="00412D1D"/>
    <w:rsid w:val="00416BCF"/>
    <w:rsid w:val="00427130"/>
    <w:rsid w:val="00445CA6"/>
    <w:rsid w:val="004546EB"/>
    <w:rsid w:val="004B280B"/>
    <w:rsid w:val="004B6EF4"/>
    <w:rsid w:val="004E649D"/>
    <w:rsid w:val="004F4B5E"/>
    <w:rsid w:val="005037CA"/>
    <w:rsid w:val="00510406"/>
    <w:rsid w:val="00565D19"/>
    <w:rsid w:val="00581F29"/>
    <w:rsid w:val="005A7BDA"/>
    <w:rsid w:val="005C0DFB"/>
    <w:rsid w:val="005D4973"/>
    <w:rsid w:val="00626C7E"/>
    <w:rsid w:val="00632A46"/>
    <w:rsid w:val="006668EF"/>
    <w:rsid w:val="0067194E"/>
    <w:rsid w:val="0068045B"/>
    <w:rsid w:val="0068165F"/>
    <w:rsid w:val="00684A01"/>
    <w:rsid w:val="00684FC9"/>
    <w:rsid w:val="00690A9C"/>
    <w:rsid w:val="0069355B"/>
    <w:rsid w:val="006E19B6"/>
    <w:rsid w:val="006F0080"/>
    <w:rsid w:val="00722C23"/>
    <w:rsid w:val="00734246"/>
    <w:rsid w:val="0074041B"/>
    <w:rsid w:val="00784705"/>
    <w:rsid w:val="00793E85"/>
    <w:rsid w:val="00795379"/>
    <w:rsid w:val="008031BD"/>
    <w:rsid w:val="00845662"/>
    <w:rsid w:val="00853502"/>
    <w:rsid w:val="008625D0"/>
    <w:rsid w:val="00863E35"/>
    <w:rsid w:val="008976D9"/>
    <w:rsid w:val="008D0B12"/>
    <w:rsid w:val="008E29DB"/>
    <w:rsid w:val="008F2A4C"/>
    <w:rsid w:val="00903569"/>
    <w:rsid w:val="0090617B"/>
    <w:rsid w:val="00912E6F"/>
    <w:rsid w:val="00927645"/>
    <w:rsid w:val="00941B23"/>
    <w:rsid w:val="00966E50"/>
    <w:rsid w:val="00981741"/>
    <w:rsid w:val="009B00EC"/>
    <w:rsid w:val="009B45E4"/>
    <w:rsid w:val="009C6CF9"/>
    <w:rsid w:val="009D7C2D"/>
    <w:rsid w:val="009E72FA"/>
    <w:rsid w:val="00A00917"/>
    <w:rsid w:val="00A174F4"/>
    <w:rsid w:val="00A315A7"/>
    <w:rsid w:val="00A35044"/>
    <w:rsid w:val="00A36BC4"/>
    <w:rsid w:val="00A53ABC"/>
    <w:rsid w:val="00A637E4"/>
    <w:rsid w:val="00AB0343"/>
    <w:rsid w:val="00AB7937"/>
    <w:rsid w:val="00AD2C09"/>
    <w:rsid w:val="00AD5E97"/>
    <w:rsid w:val="00B07E79"/>
    <w:rsid w:val="00B42B4D"/>
    <w:rsid w:val="00B505FD"/>
    <w:rsid w:val="00B53250"/>
    <w:rsid w:val="00B56304"/>
    <w:rsid w:val="00B71AC4"/>
    <w:rsid w:val="00B95D53"/>
    <w:rsid w:val="00BB6811"/>
    <w:rsid w:val="00BC79C7"/>
    <w:rsid w:val="00BF42F9"/>
    <w:rsid w:val="00C02B02"/>
    <w:rsid w:val="00C04380"/>
    <w:rsid w:val="00C36D7F"/>
    <w:rsid w:val="00C5268F"/>
    <w:rsid w:val="00C53F1F"/>
    <w:rsid w:val="00C913F1"/>
    <w:rsid w:val="00CA052A"/>
    <w:rsid w:val="00CB0546"/>
    <w:rsid w:val="00D0368C"/>
    <w:rsid w:val="00D32038"/>
    <w:rsid w:val="00D75585"/>
    <w:rsid w:val="00D82718"/>
    <w:rsid w:val="00D9080C"/>
    <w:rsid w:val="00D93098"/>
    <w:rsid w:val="00D97570"/>
    <w:rsid w:val="00DB1B2F"/>
    <w:rsid w:val="00DB2394"/>
    <w:rsid w:val="00DB7481"/>
    <w:rsid w:val="00DB775C"/>
    <w:rsid w:val="00DC2FF9"/>
    <w:rsid w:val="00DC446D"/>
    <w:rsid w:val="00DD1830"/>
    <w:rsid w:val="00DF64D9"/>
    <w:rsid w:val="00E1379A"/>
    <w:rsid w:val="00E231BF"/>
    <w:rsid w:val="00E50279"/>
    <w:rsid w:val="00E5370F"/>
    <w:rsid w:val="00E67623"/>
    <w:rsid w:val="00EC0A9D"/>
    <w:rsid w:val="00ED309B"/>
    <w:rsid w:val="00EE18AD"/>
    <w:rsid w:val="00EE192C"/>
    <w:rsid w:val="00F11808"/>
    <w:rsid w:val="00F27603"/>
    <w:rsid w:val="00F436FD"/>
    <w:rsid w:val="00F562F9"/>
    <w:rsid w:val="00F5716B"/>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 w:type="paragraph" w:styleId="berarbeitung">
    <w:name w:val="Revision"/>
    <w:hidden/>
    <w:uiPriority w:val="99"/>
    <w:semiHidden/>
    <w:rsid w:val="005037CA"/>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8AF57-9C5C-40A7-89B3-54DD38367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6718</Words>
  <Characters>42330</Characters>
  <Application>Microsoft Office Word</Application>
  <DocSecurity>0</DocSecurity>
  <Lines>352</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Nadine</cp:lastModifiedBy>
  <cp:revision>79</cp:revision>
  <dcterms:created xsi:type="dcterms:W3CDTF">2015-01-21T19:15:00Z</dcterms:created>
  <dcterms:modified xsi:type="dcterms:W3CDTF">2015-02-05T19:36:00Z</dcterms:modified>
</cp:coreProperties>
</file>